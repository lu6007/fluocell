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76FDD" w14:textId="77777777" w:rsidR="00B57CBB" w:rsidRDefault="00B57CBB" w:rsidP="00B57CBB">
      <w:pPr>
        <w:pStyle w:val="NoSpacing"/>
        <w:numPr>
          <w:ilvl w:val="0"/>
          <w:numId w:val="3"/>
        </w:numPr>
      </w:pPr>
      <w:r>
        <w:t xml:space="preserve">Fluocell can be downloaded from the Github site: </w:t>
      </w:r>
      <w:hyperlink r:id="rId5" w:history="1">
        <w:r w:rsidRPr="00A936F7">
          <w:rPr>
            <w:rStyle w:val="Hyperlink"/>
          </w:rPr>
          <w:t>https://github.com/lu6007/fluocell</w:t>
        </w:r>
      </w:hyperlink>
      <w:r>
        <w:t xml:space="preserve"> </w:t>
      </w:r>
    </w:p>
    <w:p w14:paraId="3FAD2194" w14:textId="673BAA1F" w:rsidR="00B87E1F" w:rsidRPr="00117558" w:rsidRDefault="00117558" w:rsidP="00B57CBB">
      <w:pPr>
        <w:pStyle w:val="NoSpacing"/>
        <w:numPr>
          <w:ilvl w:val="0"/>
          <w:numId w:val="3"/>
        </w:numPr>
      </w:pPr>
      <w:r w:rsidRPr="00117558">
        <w:t xml:space="preserve">To make </w:t>
      </w:r>
      <w:r w:rsidR="00CB626D" w:rsidRPr="00B57CBB">
        <w:rPr>
          <w:i/>
        </w:rPr>
        <w:t>F</w:t>
      </w:r>
      <w:r w:rsidRPr="00B57CBB">
        <w:rPr>
          <w:i/>
        </w:rPr>
        <w:t>luocell</w:t>
      </w:r>
      <w:r w:rsidR="00302219">
        <w:t xml:space="preserve"> accessible to multiple users:</w:t>
      </w:r>
      <w:r w:rsidR="00CB626D">
        <w:t xml:space="preserve"> </w:t>
      </w:r>
      <w:r w:rsidR="00302219">
        <w:br/>
      </w:r>
      <w:r w:rsidR="00CB626D">
        <w:t>first</w:t>
      </w:r>
      <w:r w:rsidR="00302219">
        <w:t>,</w:t>
      </w:r>
      <w:r w:rsidRPr="00117558">
        <w:t xml:space="preserve"> c</w:t>
      </w:r>
      <w:r w:rsidR="00B87E1F" w:rsidRPr="00117558">
        <w:t xml:space="preserve">opy the </w:t>
      </w:r>
      <w:r w:rsidR="000E4B29">
        <w:t>‘</w:t>
      </w:r>
      <w:r w:rsidR="00B87E1F" w:rsidRPr="00117558">
        <w:t>fluocell</w:t>
      </w:r>
      <w:r w:rsidR="00627761">
        <w:t>/</w:t>
      </w:r>
      <w:r w:rsidR="000E4B29">
        <w:t>’</w:t>
      </w:r>
      <w:r w:rsidR="00B87E1F" w:rsidRPr="00117558">
        <w:t xml:space="preserve"> folder to your Program Files.</w:t>
      </w:r>
    </w:p>
    <w:p w14:paraId="6FEDFA0A" w14:textId="1A3B4B5C" w:rsidR="00B87E1F" w:rsidRPr="00117558" w:rsidRDefault="00B87E1F" w:rsidP="00A36B8A">
      <w:pPr>
        <w:pStyle w:val="NoSpacing"/>
        <w:numPr>
          <w:ilvl w:val="0"/>
          <w:numId w:val="3"/>
        </w:numPr>
      </w:pPr>
      <w:r w:rsidRPr="00117558">
        <w:t xml:space="preserve">Go to </w:t>
      </w:r>
      <w:proofErr w:type="spellStart"/>
      <w:r w:rsidRPr="00117558">
        <w:rPr>
          <w:rFonts w:cs="Courier New"/>
        </w:rPr>
        <w:t>fluocell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src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spellStart"/>
      <w:r w:rsidRPr="00117558">
        <w:rPr>
          <w:rFonts w:cs="Courier New"/>
        </w:rPr>
        <w:t>gui</w:t>
      </w:r>
      <w:proofErr w:type="spellEnd"/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java</w:t>
      </w:r>
    </w:p>
    <w:p w14:paraId="179E3238" w14:textId="5828B2EA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Create a shortcut from </w:t>
      </w:r>
      <w:r w:rsidRPr="00302219">
        <w:rPr>
          <w:rFonts w:cs="Courier New"/>
          <w:b/>
        </w:rPr>
        <w:t>fluocellJava.jar</w:t>
      </w:r>
      <w:r w:rsidR="000E4B29">
        <w:rPr>
          <w:rFonts w:cs="Courier New"/>
          <w:b/>
        </w:rPr>
        <w:t xml:space="preserve">. </w:t>
      </w:r>
      <w:r w:rsidR="000E4B29">
        <w:rPr>
          <w:rFonts w:cs="Courier New"/>
        </w:rPr>
        <w:t>This can be placed on your desktop, etc.</w:t>
      </w:r>
    </w:p>
    <w:p w14:paraId="2AF94711" w14:textId="149C9359" w:rsidR="00B87E1F" w:rsidRPr="00117558" w:rsidRDefault="00B87E1F" w:rsidP="00B87E1F">
      <w:pPr>
        <w:pStyle w:val="NoSpacing"/>
        <w:numPr>
          <w:ilvl w:val="1"/>
          <w:numId w:val="3"/>
        </w:numPr>
      </w:pPr>
      <w:r w:rsidRPr="00117558">
        <w:t xml:space="preserve">Go to </w:t>
      </w:r>
      <w:r w:rsidRPr="00117558">
        <w:rPr>
          <w:rFonts w:cs="Courier New"/>
        </w:rPr>
        <w:t>Program Files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MATLAB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2015b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toolbox</w:t>
      </w:r>
      <w:r w:rsidR="00F649C3">
        <w:rPr>
          <w:rFonts w:cs="Courier New"/>
        </w:rPr>
        <w:t xml:space="preserve"> </w:t>
      </w:r>
      <w:r w:rsidRPr="00117558">
        <w:rPr>
          <w:rFonts w:cs="Courier New"/>
        </w:rPr>
        <w:t>&gt;</w:t>
      </w:r>
      <w:r w:rsidR="00F649C3">
        <w:rPr>
          <w:rFonts w:cs="Courier New"/>
        </w:rPr>
        <w:t xml:space="preserve"> </w:t>
      </w:r>
      <w:proofErr w:type="gramStart"/>
      <w:r w:rsidRPr="00117558">
        <w:rPr>
          <w:rFonts w:cs="Courier New"/>
        </w:rPr>
        <w:t>local</w:t>
      </w:r>
      <w:proofErr w:type="gramEnd"/>
      <w:r w:rsidR="00B81F7F" w:rsidRPr="00117558">
        <w:rPr>
          <w:rFonts w:cs="Courier New"/>
        </w:rPr>
        <w:br/>
        <w:t xml:space="preserve">(Location may differ based on </w:t>
      </w:r>
      <w:r w:rsidR="000E4B29">
        <w:rPr>
          <w:rFonts w:cs="Courier New"/>
        </w:rPr>
        <w:t>your MATLAB installation</w:t>
      </w:r>
      <w:r w:rsidR="00B81F7F" w:rsidRPr="00117558">
        <w:rPr>
          <w:rFonts w:cs="Courier New"/>
        </w:rPr>
        <w:t>.)</w:t>
      </w:r>
    </w:p>
    <w:p w14:paraId="38281DE9" w14:textId="0CB77E19" w:rsidR="00B87E1F" w:rsidRPr="00117558" w:rsidRDefault="00BB7ADD" w:rsidP="00B87E1F">
      <w:pPr>
        <w:pStyle w:val="NoSpacing"/>
        <w:numPr>
          <w:ilvl w:val="2"/>
          <w:numId w:val="3"/>
        </w:numPr>
      </w:pPr>
      <w:r>
        <w:t>Find and then c</w:t>
      </w:r>
      <w:r w:rsidR="00B87E1F" w:rsidRPr="00117558">
        <w:t xml:space="preserve">opy </w:t>
      </w:r>
      <w:proofErr w:type="spellStart"/>
      <w:r w:rsidR="00B87E1F" w:rsidRPr="00117558">
        <w:rPr>
          <w:rFonts w:cs="Courier New"/>
          <w:b/>
        </w:rPr>
        <w:t>pathdef.m</w:t>
      </w:r>
      <w:proofErr w:type="spellEnd"/>
      <w:r w:rsidR="00B87E1F" w:rsidRPr="00117558">
        <w:t xml:space="preserve"> to the </w:t>
      </w:r>
      <w:proofErr w:type="spellStart"/>
      <w:r w:rsidR="00B87E1F" w:rsidRPr="00117558">
        <w:rPr>
          <w:rFonts w:cs="Courier New"/>
        </w:rPr>
        <w:t>fluocell</w:t>
      </w:r>
      <w:proofErr w:type="spellEnd"/>
      <w:r w:rsidR="00B87E1F" w:rsidRPr="00117558">
        <w:rPr>
          <w:rFonts w:cs="Courier New"/>
        </w:rPr>
        <w:t>&gt;…&gt;java</w:t>
      </w:r>
      <w:r w:rsidR="00B87E1F" w:rsidRPr="00117558">
        <w:t xml:space="preserve"> folder from before</w:t>
      </w:r>
    </w:p>
    <w:p w14:paraId="7610391A" w14:textId="56EBCB6F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In the </w:t>
      </w:r>
      <w:r w:rsidRPr="00117558">
        <w:rPr>
          <w:rFonts w:cs="Courier New"/>
        </w:rPr>
        <w:t>fluocell&gt;…&gt;java</w:t>
      </w:r>
      <w:r w:rsidRPr="00117558">
        <w:t xml:space="preserve"> folder, modify the </w:t>
      </w:r>
      <w:proofErr w:type="spellStart"/>
      <w:r w:rsidRPr="00117558">
        <w:rPr>
          <w:rFonts w:cs="Courier New"/>
          <w:b/>
        </w:rPr>
        <w:t>default.propert</w:t>
      </w:r>
      <w:r w:rsidR="00627761">
        <w:rPr>
          <w:rFonts w:cs="Courier New"/>
          <w:b/>
        </w:rPr>
        <w:t>y</w:t>
      </w:r>
      <w:proofErr w:type="spellEnd"/>
      <w:r w:rsidRPr="00117558">
        <w:t xml:space="preserve"> and the </w:t>
      </w:r>
      <w:proofErr w:type="spellStart"/>
      <w:r w:rsidRPr="00117558">
        <w:rPr>
          <w:rFonts w:cs="Courier New"/>
          <w:b/>
        </w:rPr>
        <w:t>pathdef.m</w:t>
      </w:r>
      <w:proofErr w:type="spellEnd"/>
      <w:r w:rsidRPr="00117558">
        <w:t xml:space="preserve"> files by changing the security settings by allowing ALL APPLICATION PACKAGES and “Users” to have permissions for Full Control:</w:t>
      </w:r>
      <w:r w:rsidRPr="00117558">
        <w:br/>
      </w:r>
      <w:r w:rsidRPr="00117558">
        <w:rPr>
          <w:noProof/>
          <w:lang w:eastAsia="en-US"/>
        </w:rPr>
        <w:drawing>
          <wp:inline distT="0" distB="0" distL="0" distR="0" wp14:anchorId="773D76B5" wp14:editId="0BFFE2D6">
            <wp:extent cx="2595753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741"/>
                    <a:stretch/>
                  </pic:blipFill>
                  <pic:spPr bwMode="auto">
                    <a:xfrm>
                      <a:off x="0" y="0"/>
                      <a:ext cx="2601127" cy="33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82E5" w14:textId="2EE83818" w:rsidR="00B87E1F" w:rsidRPr="00117558" w:rsidRDefault="00B87E1F" w:rsidP="00B87E1F">
      <w:pPr>
        <w:pStyle w:val="NoSpacing"/>
        <w:numPr>
          <w:ilvl w:val="0"/>
          <w:numId w:val="3"/>
        </w:numPr>
      </w:pPr>
      <w:r w:rsidRPr="00117558">
        <w:t xml:space="preserve">Next, modify the </w:t>
      </w:r>
      <w:proofErr w:type="spellStart"/>
      <w:r w:rsidRPr="00BB7ADD">
        <w:rPr>
          <w:b/>
        </w:rPr>
        <w:t>default.propert</w:t>
      </w:r>
      <w:ins w:id="0" w:author="Lu, Kathy" w:date="2016-07-28T09:47:00Z">
        <w:r w:rsidR="00627761">
          <w:rPr>
            <w:b/>
          </w:rPr>
          <w:t>y</w:t>
        </w:r>
      </w:ins>
      <w:proofErr w:type="spellEnd"/>
      <w:del w:id="1" w:author="Lu, Kathy" w:date="2016-07-28T09:47:00Z">
        <w:r w:rsidRPr="00BB7ADD" w:rsidDel="00627761">
          <w:rPr>
            <w:b/>
          </w:rPr>
          <w:delText>ies</w:delText>
        </w:r>
      </w:del>
      <w:r w:rsidRPr="00117558">
        <w:t xml:space="preserve"> in the </w:t>
      </w:r>
      <w:proofErr w:type="spellStart"/>
      <w:r w:rsidRPr="00117558">
        <w:t>fluocell</w:t>
      </w:r>
      <w:proofErr w:type="spellEnd"/>
      <w:r w:rsidRPr="00117558">
        <w:t>&gt;…&gt;java folder so that it asks for MATLAB “2015b” instead of the 2014b edit</w:t>
      </w:r>
      <w:r w:rsidR="00AB6639">
        <w:t>ion (or for whichever edition of MATLAB is installed</w:t>
      </w:r>
      <w:r w:rsidRPr="00117558">
        <w:t>).</w:t>
      </w:r>
      <w:r w:rsidRPr="00117558">
        <w:br/>
      </w:r>
      <w:r w:rsidR="004863EE" w:rsidRPr="00117558">
        <w:rPr>
          <w:noProof/>
          <w:lang w:eastAsia="en-US"/>
        </w:rPr>
        <w:drawing>
          <wp:inline distT="0" distB="0" distL="0" distR="0" wp14:anchorId="6FDD8BBE" wp14:editId="2146D889">
            <wp:extent cx="4968240" cy="19883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513" cy="20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3C" w14:textId="29467CAD" w:rsidR="00EB540D" w:rsidRDefault="00117558" w:rsidP="005B2CD1">
      <w:pPr>
        <w:pStyle w:val="NoSpacing"/>
        <w:numPr>
          <w:ilvl w:val="0"/>
          <w:numId w:val="3"/>
        </w:numPr>
      </w:pPr>
      <w:r w:rsidRPr="00117558">
        <w:t xml:space="preserve">In addition, </w:t>
      </w:r>
      <w:r w:rsidR="009E0043" w:rsidRPr="00117558">
        <w:t>the data folder</w:t>
      </w:r>
      <w:r w:rsidR="009E0043">
        <w:t xml:space="preserve"> need</w:t>
      </w:r>
      <w:r w:rsidR="009E0043" w:rsidRPr="00117558">
        <w:t xml:space="preserve"> </w:t>
      </w:r>
      <w:r w:rsidR="009E0043">
        <w:t xml:space="preserve">to </w:t>
      </w:r>
      <w:r w:rsidR="009E0043" w:rsidRPr="00117558">
        <w:t xml:space="preserve">be copied to </w:t>
      </w:r>
      <w:r w:rsidR="009E0043">
        <w:t xml:space="preserve">a local folder for </w:t>
      </w:r>
      <w:r w:rsidR="009E0043" w:rsidRPr="00117558">
        <w:t xml:space="preserve">each user </w:t>
      </w:r>
      <w:r w:rsidR="009E0043">
        <w:t>to allow reading and writing to the metadata</w:t>
      </w:r>
      <w:r w:rsidR="009E0043" w:rsidRPr="00117558">
        <w:t>.</w:t>
      </w:r>
      <w:r w:rsidR="009E0043">
        <w:t xml:space="preserve"> Alternatively, </w:t>
      </w:r>
      <w:r w:rsidRPr="00117558">
        <w:t>the setting of the data folder</w:t>
      </w:r>
      <w:r w:rsidR="00495D8C">
        <w:t>s</w:t>
      </w:r>
      <w:r w:rsidRPr="00117558">
        <w:t xml:space="preserve"> </w:t>
      </w:r>
      <w:r w:rsidR="009E0043">
        <w:t>can</w:t>
      </w:r>
      <w:r w:rsidRPr="00117558">
        <w:t xml:space="preserve"> to be changed </w:t>
      </w:r>
      <w:r w:rsidR="009E0043">
        <w:t xml:space="preserve">to give </w:t>
      </w:r>
      <w:r w:rsidRPr="00117558">
        <w:t xml:space="preserve">all users </w:t>
      </w:r>
      <w:r w:rsidR="009E0043">
        <w:t>access</w:t>
      </w:r>
      <w:r w:rsidRPr="00117558">
        <w:t xml:space="preserve">. </w:t>
      </w:r>
    </w:p>
    <w:p w14:paraId="4CECA7B4" w14:textId="2A6116E7" w:rsidR="009521E0" w:rsidRDefault="00016213" w:rsidP="009521E0">
      <w:pPr>
        <w:pStyle w:val="NoSpacing"/>
        <w:ind w:left="360"/>
        <w:rPr>
          <w:b/>
          <w:u w:val="single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69DF3C96" wp14:editId="73F67EFA">
            <wp:simplePos x="0" y="0"/>
            <wp:positionH relativeFrom="column">
              <wp:posOffset>160655</wp:posOffset>
            </wp:positionH>
            <wp:positionV relativeFrom="paragraph">
              <wp:posOffset>234315</wp:posOffset>
            </wp:positionV>
            <wp:extent cx="6661785" cy="3671570"/>
            <wp:effectExtent l="0" t="0" r="5715" b="5080"/>
            <wp:wrapTight wrapText="bothSides">
              <wp:wrapPolygon edited="0">
                <wp:start x="0" y="0"/>
                <wp:lineTo x="0" y="21518"/>
                <wp:lineTo x="21557" y="21518"/>
                <wp:lineTo x="2155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57" t="28790" r="8510" b="9890"/>
                    <a:stretch/>
                  </pic:blipFill>
                  <pic:spPr bwMode="auto">
                    <a:xfrm>
                      <a:off x="0" y="0"/>
                      <a:ext cx="6661785" cy="367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1E0" w:rsidRPr="009521E0">
        <w:rPr>
          <w:b/>
          <w:u w:val="single"/>
        </w:rPr>
        <w:t>New and tentative functions</w:t>
      </w:r>
    </w:p>
    <w:p w14:paraId="2BFAC65E" w14:textId="0F7C3099" w:rsidR="009521E0" w:rsidRPr="009521E0" w:rsidRDefault="009521E0" w:rsidP="009521E0">
      <w:pPr>
        <w:pStyle w:val="NoSpacing"/>
        <w:ind w:left="360"/>
        <w:rPr>
          <w:b/>
          <w:u w:val="single"/>
        </w:rPr>
      </w:pPr>
    </w:p>
    <w:p w14:paraId="19569A7C" w14:textId="77777777" w:rsidR="009B5B0B" w:rsidRPr="009B5B0B" w:rsidRDefault="009B5B0B" w:rsidP="009B5B0B">
      <w:pPr>
        <w:pStyle w:val="NoSpacing"/>
        <w:ind w:left="360"/>
        <w:rPr>
          <w:b/>
          <w:i/>
          <w:u w:val="single"/>
        </w:rPr>
      </w:pPr>
      <w:r w:rsidRPr="009B5B0B">
        <w:rPr>
          <w:b/>
          <w:i/>
          <w:u w:val="single"/>
        </w:rPr>
        <w:t xml:space="preserve">Using Watershed for Cell Separation </w:t>
      </w:r>
    </w:p>
    <w:p w14:paraId="2A715400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 xml:space="preserve">First, enable </w:t>
      </w:r>
      <w:proofErr w:type="spellStart"/>
      <w:r w:rsidRPr="009B5B0B">
        <w:rPr>
          <w:i/>
        </w:rPr>
        <w:t>Fluocell</w:t>
      </w:r>
      <w:proofErr w:type="spellEnd"/>
      <w:r w:rsidRPr="009B5B0B">
        <w:t xml:space="preserve"> to display and quantify multiple cell regions:</w:t>
      </w:r>
      <w:r w:rsidRPr="009B5B0B">
        <w:br/>
        <w:t>&gt;&gt;</w:t>
      </w:r>
      <w:proofErr w:type="spellStart"/>
      <w:r w:rsidRPr="009B5B0B">
        <w:t>fluocell_data.multiple_object</w:t>
      </w:r>
      <w:proofErr w:type="spellEnd"/>
      <w:r w:rsidRPr="009B5B0B">
        <w:t xml:space="preserve"> = 1;</w:t>
      </w:r>
      <w:r w:rsidRPr="009B5B0B">
        <w:br/>
        <w:t>Output should look something like this:</w:t>
      </w:r>
      <w:r w:rsidRPr="009B5B0B">
        <w:br/>
      </w:r>
      <w:r w:rsidRPr="009B5B0B">
        <w:rPr>
          <w:noProof/>
          <w:lang w:eastAsia="en-US"/>
        </w:rPr>
        <w:drawing>
          <wp:inline distT="0" distB="0" distL="0" distR="0" wp14:anchorId="440E6740" wp14:editId="779BD3D8">
            <wp:extent cx="2895600" cy="25622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4C61" w14:textId="77777777" w:rsidR="009B5B0B" w:rsidRPr="009B5B0B" w:rsidRDefault="009B5B0B" w:rsidP="009B5B0B">
      <w:pPr>
        <w:pStyle w:val="NoSpacing"/>
        <w:numPr>
          <w:ilvl w:val="0"/>
          <w:numId w:val="5"/>
        </w:numPr>
      </w:pPr>
      <w:r w:rsidRPr="009B5B0B">
        <w:t>To use a simple (faster) watershed cell separation method, enter the following:</w:t>
      </w:r>
      <w:r w:rsidRPr="009B5B0B">
        <w:br/>
        <w:t>&gt;&gt;</w:t>
      </w:r>
      <w:proofErr w:type="spellStart"/>
      <w:r w:rsidRPr="009B5B0B">
        <w:t>fluocell_data.segment_method</w:t>
      </w:r>
      <w:proofErr w:type="spellEnd"/>
      <w:r w:rsidRPr="009B5B0B">
        <w:t xml:space="preserve"> = 1;</w:t>
      </w:r>
      <w:r w:rsidRPr="009B5B0B">
        <w:br/>
        <w:t>or, for a more involved watershed cell separation method, enter the following:</w:t>
      </w:r>
      <w:r w:rsidRPr="009B5B0B">
        <w:br/>
        <w:t>&gt;&gt;</w:t>
      </w:r>
      <w:proofErr w:type="spellStart"/>
      <w:r w:rsidRPr="009B5B0B">
        <w:t>fluocell_data.segment_method</w:t>
      </w:r>
      <w:proofErr w:type="spellEnd"/>
      <w:r w:rsidRPr="009B5B0B">
        <w:t xml:space="preserve"> = 2;</w:t>
      </w:r>
    </w:p>
    <w:p w14:paraId="7E6F10E8" w14:textId="77777777" w:rsidR="009B5B0B" w:rsidRPr="009B5B0B" w:rsidRDefault="009B5B0B" w:rsidP="009B5B0B">
      <w:pPr>
        <w:pStyle w:val="NoSpacing"/>
        <w:ind w:left="360"/>
      </w:pPr>
      <w:r w:rsidRPr="009B5B0B">
        <w:t>Blow shows the outputs for methods 1 and 2.</w:t>
      </w:r>
    </w:p>
    <w:p w14:paraId="05E89529" w14:textId="77777777" w:rsidR="009B5B0B" w:rsidRPr="009B5B0B" w:rsidRDefault="009B5B0B" w:rsidP="009B5B0B">
      <w:pPr>
        <w:pStyle w:val="NoSpacing"/>
        <w:ind w:left="360"/>
      </w:pPr>
      <w:r w:rsidRPr="009B5B0B">
        <w:rPr>
          <w:b/>
          <w:i/>
          <w:noProof/>
          <w:u w:val="single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AFE41" wp14:editId="1698D5F6">
                <wp:simplePos x="0" y="0"/>
                <wp:positionH relativeFrom="column">
                  <wp:posOffset>3416935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CB009" w14:textId="77777777" w:rsidR="009B5B0B" w:rsidRDefault="009B5B0B" w:rsidP="009B5B0B">
                            <w:r>
                              <w:t>Method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AFE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9.05pt;margin-top:162.25pt;width:76.7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Aw5ggIAABA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" stroked="f">
                <v:textbox>
                  <w:txbxContent>
                    <w:p w14:paraId="124CB009" w14:textId="77777777" w:rsidR="009B5B0B" w:rsidRDefault="009B5B0B" w:rsidP="009B5B0B">
                      <w:r>
                        <w:t>Method 2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5509C0" wp14:editId="5963B3E2">
                <wp:simplePos x="0" y="0"/>
                <wp:positionH relativeFrom="column">
                  <wp:posOffset>806450</wp:posOffset>
                </wp:positionH>
                <wp:positionV relativeFrom="paragraph">
                  <wp:posOffset>2060575</wp:posOffset>
                </wp:positionV>
                <wp:extent cx="974725" cy="2413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72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FD9E2" w14:textId="77777777" w:rsidR="009B5B0B" w:rsidRDefault="009B5B0B" w:rsidP="009B5B0B">
                            <w:r>
                              <w:t>Method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509C0" id="Text Box 27" o:spid="_x0000_s1027" type="#_x0000_t202" style="position:absolute;left:0;text-align:left;margin-left:63.5pt;margin-top:162.25pt;width:76.7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" stroked="f">
                <v:textbox>
                  <w:txbxContent>
                    <w:p w14:paraId="543FD9E2" w14:textId="77777777" w:rsidR="009B5B0B" w:rsidRDefault="009B5B0B" w:rsidP="009B5B0B">
                      <w:r>
                        <w:t>Method 1</w:t>
                      </w:r>
                    </w:p>
                  </w:txbxContent>
                </v:textbox>
              </v:shape>
            </w:pict>
          </mc:Fallback>
        </mc:AlternateContent>
      </w:r>
      <w:r w:rsidRPr="009B5B0B">
        <w:rPr>
          <w:noProof/>
          <w:lang w:eastAsia="en-US"/>
        </w:rPr>
        <w:drawing>
          <wp:inline distT="0" distB="0" distL="0" distR="0" wp14:anchorId="60F8DA97" wp14:editId="45E6B3E3">
            <wp:extent cx="2586355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5B0B">
        <w:rPr>
          <w:noProof/>
          <w:lang w:eastAsia="en-US"/>
        </w:rPr>
        <w:drawing>
          <wp:inline distT="0" distB="0" distL="0" distR="0" wp14:anchorId="3E8FEDEC" wp14:editId="32A74423">
            <wp:extent cx="2605405" cy="2295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098E" w14:textId="2638E2D2" w:rsidR="007B505F" w:rsidRDefault="009B5B0B" w:rsidP="009B5B0B">
      <w:pPr>
        <w:pStyle w:val="NoSpacing"/>
        <w:ind w:left="360"/>
      </w:pPr>
      <w:r w:rsidRPr="009B5B0B">
        <w:t xml:space="preserve">Note: For the current version of </w:t>
      </w:r>
      <w:proofErr w:type="spellStart"/>
      <w:r w:rsidRPr="009B5B0B">
        <w:rPr>
          <w:i/>
        </w:rPr>
        <w:t>Fluocell</w:t>
      </w:r>
      <w:proofErr w:type="spellEnd"/>
      <w:r w:rsidRPr="009B5B0B">
        <w:t xml:space="preserve">, the </w:t>
      </w:r>
      <w:proofErr w:type="spellStart"/>
      <w:r w:rsidRPr="009B5B0B">
        <w:t>segment_method</w:t>
      </w:r>
      <w:proofErr w:type="spellEnd"/>
      <w:r w:rsidRPr="009B5B0B">
        <w:t xml:space="preserve"> parameter only enables </w:t>
      </w:r>
      <w:r w:rsidRPr="009B5B0B">
        <w:rPr>
          <w:i/>
        </w:rPr>
        <w:t>Fluocell</w:t>
      </w:r>
      <w:r w:rsidRPr="009B5B0B">
        <w:t xml:space="preserve"> to create a visual separation of cells. Any quantitative analysis would not incorporate how the cells are segmented using the watershed method.</w:t>
      </w:r>
    </w:p>
    <w:p w14:paraId="2D30F6BA" w14:textId="77777777" w:rsidR="00905D38" w:rsidRDefault="00905D38" w:rsidP="00905D38"/>
    <w:p w14:paraId="22CC6FDF" w14:textId="2EDE9CC5" w:rsidR="00237973" w:rsidRPr="00905D38" w:rsidRDefault="00237973" w:rsidP="00905D38">
      <w:r w:rsidRPr="007B505F">
        <w:rPr>
          <w:b/>
          <w:u w:val="single"/>
        </w:rPr>
        <w:t>Data Structure</w:t>
      </w:r>
      <w:r>
        <w:rPr>
          <w:b/>
          <w:u w:val="single"/>
        </w:rPr>
        <w:t>s</w:t>
      </w:r>
    </w:p>
    <w:p w14:paraId="667406F1" w14:textId="03C02BE5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When the quantification setting in </w:t>
      </w:r>
      <w:r w:rsidRPr="00B84FED">
        <w:rPr>
          <w:rFonts w:ascii="Times New Roman" w:hAnsi="Times New Roman" w:cs="Times New Roman"/>
          <w:i/>
          <w:sz w:val="24"/>
        </w:rPr>
        <w:t>Fluocell</w:t>
      </w:r>
      <w:r w:rsidRPr="00B84FED">
        <w:rPr>
          <w:rFonts w:ascii="Times New Roman" w:hAnsi="Times New Roman" w:cs="Times New Roman"/>
          <w:sz w:val="24"/>
        </w:rPr>
        <w:t xml:space="preserve"> is enabled, some new fields are added to the data structure,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>.</w:t>
      </w:r>
      <w:r w:rsidR="00B84FED">
        <w:rPr>
          <w:rFonts w:ascii="Times New Roman" w:hAnsi="Times New Roman" w:cs="Times New Roman"/>
          <w:sz w:val="24"/>
        </w:rPr>
        <w:t xml:space="preserve"> </w:t>
      </w:r>
      <w:r w:rsidRPr="00B84FED">
        <w:rPr>
          <w:rFonts w:ascii="Times New Roman" w:hAnsi="Times New Roman" w:cs="Times New Roman"/>
          <w:sz w:val="24"/>
        </w:rPr>
        <w:t xml:space="preserve">Some of the frequently used fields include: </w:t>
      </w:r>
    </w:p>
    <w:p w14:paraId="0C3B28D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(Example shows </w:t>
      </w: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Times New Roman" w:hAnsi="Times New Roman" w:cs="Times New Roman"/>
          <w:sz w:val="24"/>
        </w:rPr>
        <w:t xml:space="preserve"> right after initialization)</w:t>
      </w:r>
    </w:p>
    <w:p w14:paraId="549A790D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522C35C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fluocell_data</w:t>
      </w:r>
      <w:proofErr w:type="spellEnd"/>
      <w:r w:rsidRPr="00B84FED">
        <w:rPr>
          <w:rFonts w:ascii="Courier New" w:hAnsi="Courier New" w:cs="Courier New"/>
          <w:sz w:val="24"/>
        </w:rPr>
        <w:t xml:space="preserve"> =</w:t>
      </w:r>
    </w:p>
    <w:p w14:paraId="61AD7FE1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 </w:t>
      </w:r>
      <w:proofErr w:type="gramStart"/>
      <w:r w:rsidRPr="00B84FED">
        <w:rPr>
          <w:rFonts w:ascii="Courier New" w:hAnsi="Courier New" w:cs="Courier New"/>
          <w:sz w:val="24"/>
        </w:rPr>
        <w:t>time</w:t>
      </w:r>
      <w:proofErr w:type="gramEnd"/>
      <w:r w:rsidRPr="00B84FED">
        <w:rPr>
          <w:rFonts w:ascii="Courier New" w:hAnsi="Courier New" w:cs="Courier New"/>
          <w:sz w:val="24"/>
        </w:rPr>
        <w:t>: [200x2 double]</w:t>
      </w:r>
    </w:p>
    <w:p w14:paraId="580FC450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   </w:t>
      </w:r>
      <w:proofErr w:type="gramStart"/>
      <w:r w:rsidRPr="00B84FED">
        <w:rPr>
          <w:rFonts w:ascii="Courier New" w:hAnsi="Courier New" w:cs="Courier New"/>
          <w:sz w:val="24"/>
        </w:rPr>
        <w:t>ratio</w:t>
      </w:r>
      <w:proofErr w:type="gramEnd"/>
      <w:r w:rsidRPr="00B84FED">
        <w:rPr>
          <w:rFonts w:ascii="Courier New" w:hAnsi="Courier New" w:cs="Courier New"/>
          <w:sz w:val="24"/>
        </w:rPr>
        <w:t>: {[200x1 double]}</w:t>
      </w:r>
    </w:p>
    <w:p w14:paraId="6FEB0847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channel1: {[200x1 double]}</w:t>
      </w:r>
    </w:p>
    <w:p w14:paraId="26A9761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   channel2: {[200x1 double]}</w:t>
      </w:r>
    </w:p>
    <w:p w14:paraId="4E252D25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channel1_bg: [200x1 double]</w:t>
      </w:r>
    </w:p>
    <w:p w14:paraId="0341D2E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 xml:space="preserve">       channel2_bg: [200x1 double]</w:t>
      </w:r>
    </w:p>
    <w:p w14:paraId="0F441E4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349DB5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 xml:space="preserve">All values are stored in column vectors. </w:t>
      </w:r>
    </w:p>
    <w:p w14:paraId="037071C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>Each row is a different time frame.</w:t>
      </w:r>
    </w:p>
    <w:p w14:paraId="0BC9724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4A30D95E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data.time</w:t>
      </w:r>
      <w:proofErr w:type="spellEnd"/>
      <w:r w:rsidRPr="00B84FED">
        <w:rPr>
          <w:rFonts w:ascii="Courier New" w:hAnsi="Courier New" w:cs="Courier New"/>
          <w:sz w:val="24"/>
        </w:rPr>
        <w:t>(</w:t>
      </w:r>
      <w:proofErr w:type="gramEnd"/>
      <w:r w:rsidRPr="00B84FED">
        <w:rPr>
          <w:rFonts w:ascii="Courier New" w:hAnsi="Courier New" w:cs="Courier New"/>
          <w:sz w:val="24"/>
        </w:rPr>
        <w:t>:,j)</w:t>
      </w:r>
    </w:p>
    <w:p w14:paraId="4F0FB60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.</w:t>
      </w:r>
      <w:proofErr w:type="gramStart"/>
      <w:r w:rsidRPr="00B84FED">
        <w:rPr>
          <w:rFonts w:ascii="Courier New" w:hAnsi="Courier New" w:cs="Courier New"/>
          <w:sz w:val="24"/>
        </w:rPr>
        <w:t>time(</w:t>
      </w:r>
      <w:proofErr w:type="gramEnd"/>
      <w:r w:rsidRPr="00B84FED">
        <w:rPr>
          <w:rFonts w:ascii="Courier New" w:hAnsi="Courier New" w:cs="Courier New"/>
          <w:sz w:val="24"/>
        </w:rPr>
        <w:t>:,1) -</w:t>
      </w:r>
      <w:r w:rsidRPr="00B84FED">
        <w:rPr>
          <w:rFonts w:ascii="Times New Roman" w:hAnsi="Times New Roman" w:cs="Times New Roman"/>
          <w:sz w:val="24"/>
        </w:rPr>
        <w:t xml:space="preserve"> the index</w:t>
      </w:r>
    </w:p>
    <w:p w14:paraId="28C609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.</w:t>
      </w:r>
      <w:proofErr w:type="gramStart"/>
      <w:r w:rsidRPr="00B84FED">
        <w:rPr>
          <w:rFonts w:ascii="Courier New" w:hAnsi="Courier New" w:cs="Courier New"/>
          <w:sz w:val="24"/>
        </w:rPr>
        <w:t>time(</w:t>
      </w:r>
      <w:proofErr w:type="gramEnd"/>
      <w:r w:rsidRPr="00B84FED">
        <w:rPr>
          <w:rFonts w:ascii="Courier New" w:hAnsi="Courier New" w:cs="Courier New"/>
          <w:sz w:val="24"/>
        </w:rPr>
        <w:t>:,2) -</w:t>
      </w:r>
      <w:r w:rsidRPr="00B84FED">
        <w:rPr>
          <w:rFonts w:ascii="Times New Roman" w:hAnsi="Times New Roman" w:cs="Times New Roman"/>
          <w:sz w:val="24"/>
        </w:rPr>
        <w:t xml:space="preserve"> the time</w:t>
      </w:r>
    </w:p>
    <w:p w14:paraId="5065466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84A13FD" w14:textId="77777777" w:rsidR="00237973" w:rsidRPr="00B84FED" w:rsidRDefault="00237973" w:rsidP="00237973">
      <w:pPr>
        <w:pStyle w:val="NoSpacing"/>
        <w:rPr>
          <w:rFonts w:ascii="Courier New" w:hAnsi="Courier New" w:cs="Courier New"/>
          <w:sz w:val="24"/>
        </w:rPr>
      </w:pPr>
      <w:proofErr w:type="spellStart"/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data.ratio</w:t>
      </w:r>
      <w:proofErr w:type="spellEnd"/>
      <w:r w:rsidRPr="00B84FED">
        <w:rPr>
          <w:rFonts w:ascii="Courier New" w:hAnsi="Courier New" w:cs="Courier New"/>
          <w:sz w:val="24"/>
        </w:rPr>
        <w:t>{</w:t>
      </w:r>
      <w:proofErr w:type="spellStart"/>
      <w:proofErr w:type="gramEnd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}(:,j) - </w:t>
      </w:r>
      <w:r w:rsidRPr="00B84FED">
        <w:rPr>
          <w:rFonts w:ascii="Times New Roman" w:hAnsi="Times New Roman" w:cs="Times New Roman"/>
          <w:sz w:val="24"/>
        </w:rPr>
        <w:t>ratio intensity</w:t>
      </w:r>
    </w:p>
    <w:p w14:paraId="2CEDAA73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object</w:t>
      </w:r>
      <w:proofErr w:type="gramEnd"/>
    </w:p>
    <w:p w14:paraId="34B0D9F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region(s)</w:t>
      </w:r>
      <w:proofErr w:type="gramEnd"/>
      <w:r w:rsidRPr="00B84FED">
        <w:rPr>
          <w:rFonts w:ascii="Times New Roman" w:hAnsi="Times New Roman" w:cs="Times New Roman"/>
          <w:sz w:val="24"/>
        </w:rPr>
        <w:t xml:space="preserve"> of interest (ROI)</w:t>
      </w:r>
    </w:p>
    <w:p w14:paraId="7FA5B60F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1346508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0B8C97F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data.channel1{</w:t>
      </w:r>
      <w:proofErr w:type="spellStart"/>
      <w:proofErr w:type="gramEnd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1</w:t>
      </w:r>
    </w:p>
    <w:p w14:paraId="2BAEFD21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object</w:t>
      </w:r>
      <w:proofErr w:type="gramEnd"/>
    </w:p>
    <w:p w14:paraId="7331B46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region(s)</w:t>
      </w:r>
      <w:proofErr w:type="gramEnd"/>
      <w:r w:rsidRPr="00B84FED">
        <w:rPr>
          <w:rFonts w:ascii="Times New Roman" w:hAnsi="Times New Roman" w:cs="Times New Roman"/>
          <w:sz w:val="24"/>
        </w:rPr>
        <w:t xml:space="preserve"> of interest (ROI)</w:t>
      </w:r>
    </w:p>
    <w:p w14:paraId="54E1BB7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lastRenderedPageBreak/>
        <w:tab/>
        <w:t>Each object is its own cell and can have one or more ROIs.</w:t>
      </w:r>
    </w:p>
    <w:p w14:paraId="72E18FFB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25D828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</w:t>
      </w:r>
      <w:proofErr w:type="gramStart"/>
      <w:r w:rsidRPr="00B84FED">
        <w:rPr>
          <w:rFonts w:ascii="Courier New" w:hAnsi="Courier New" w:cs="Courier New"/>
          <w:sz w:val="24"/>
        </w:rPr>
        <w:t>data.channel2{</w:t>
      </w:r>
      <w:proofErr w:type="spellStart"/>
      <w:proofErr w:type="gramEnd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>}(:,j) -</w:t>
      </w:r>
      <w:r w:rsidRPr="00B84FED">
        <w:rPr>
          <w:rFonts w:ascii="Times New Roman" w:hAnsi="Times New Roman" w:cs="Times New Roman"/>
          <w:sz w:val="24"/>
        </w:rPr>
        <w:t xml:space="preserve"> intensity value of channel 2</w:t>
      </w:r>
    </w:p>
    <w:p w14:paraId="68652FB6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proofErr w:type="spellStart"/>
      <w:r w:rsidRPr="00B84FED">
        <w:rPr>
          <w:rFonts w:ascii="Courier New" w:hAnsi="Courier New" w:cs="Courier New"/>
          <w:sz w:val="24"/>
        </w:rPr>
        <w:t>i</w:t>
      </w:r>
      <w:proofErr w:type="spellEnd"/>
      <w:r w:rsidRPr="00B84FED">
        <w:rPr>
          <w:rFonts w:ascii="Courier New" w:hAnsi="Courier New" w:cs="Courier New"/>
          <w:sz w:val="24"/>
        </w:rPr>
        <w:t xml:space="preserve">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object</w:t>
      </w:r>
      <w:proofErr w:type="gramEnd"/>
    </w:p>
    <w:p w14:paraId="0CE43B9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</w:r>
      <w:r w:rsidRPr="00B84FED">
        <w:rPr>
          <w:rFonts w:ascii="Courier New" w:hAnsi="Courier New" w:cs="Courier New"/>
          <w:sz w:val="24"/>
        </w:rPr>
        <w:t>j -</w:t>
      </w:r>
      <w:r w:rsidRPr="00B84FE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84FED">
        <w:rPr>
          <w:rFonts w:ascii="Times New Roman" w:hAnsi="Times New Roman" w:cs="Times New Roman"/>
          <w:sz w:val="24"/>
        </w:rPr>
        <w:t>region(s)</w:t>
      </w:r>
      <w:proofErr w:type="gramEnd"/>
      <w:r w:rsidRPr="00B84FED">
        <w:rPr>
          <w:rFonts w:ascii="Times New Roman" w:hAnsi="Times New Roman" w:cs="Times New Roman"/>
          <w:sz w:val="24"/>
        </w:rPr>
        <w:t xml:space="preserve"> of interest (ROI)</w:t>
      </w:r>
    </w:p>
    <w:p w14:paraId="2ACE43CE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Times New Roman" w:hAnsi="Times New Roman" w:cs="Times New Roman"/>
          <w:sz w:val="24"/>
        </w:rPr>
        <w:tab/>
        <w:t>Each object is its own cell and can have one or more ROIs.</w:t>
      </w:r>
    </w:p>
    <w:p w14:paraId="460C01AA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55A8A9B4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fluocell_data.channel1_</w:t>
      </w:r>
      <w:proofErr w:type="gramStart"/>
      <w:r w:rsidRPr="00B84FED">
        <w:rPr>
          <w:rFonts w:ascii="Courier New" w:hAnsi="Courier New" w:cs="Courier New"/>
          <w:sz w:val="24"/>
        </w:rPr>
        <w:t>bg(</w:t>
      </w:r>
      <w:proofErr w:type="gramEnd"/>
      <w:r w:rsidRPr="00B84FED">
        <w:rPr>
          <w:rFonts w:ascii="Courier New" w:hAnsi="Courier New" w:cs="Courier New"/>
          <w:sz w:val="24"/>
        </w:rPr>
        <w:t>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1</w:t>
      </w:r>
    </w:p>
    <w:p w14:paraId="42833B27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3F811C10" w14:textId="77777777" w:rsidR="00237973" w:rsidRPr="00B84FED" w:rsidRDefault="00237973" w:rsidP="00237973">
      <w:pPr>
        <w:pStyle w:val="NoSpacing"/>
        <w:rPr>
          <w:rFonts w:ascii="Times New Roman" w:hAnsi="Times New Roman" w:cs="Times New Roman"/>
          <w:sz w:val="24"/>
        </w:rPr>
      </w:pPr>
      <w:r w:rsidRPr="00B84FED">
        <w:rPr>
          <w:rFonts w:ascii="Courier New" w:hAnsi="Courier New" w:cs="Courier New"/>
          <w:sz w:val="24"/>
        </w:rPr>
        <w:t>fluocell_data.channel2_</w:t>
      </w:r>
      <w:proofErr w:type="gramStart"/>
      <w:r w:rsidRPr="00B84FED">
        <w:rPr>
          <w:rFonts w:ascii="Courier New" w:hAnsi="Courier New" w:cs="Courier New"/>
          <w:sz w:val="24"/>
        </w:rPr>
        <w:t>bg(</w:t>
      </w:r>
      <w:proofErr w:type="gramEnd"/>
      <w:r w:rsidRPr="00B84FED">
        <w:rPr>
          <w:rFonts w:ascii="Courier New" w:hAnsi="Courier New" w:cs="Courier New"/>
          <w:sz w:val="24"/>
        </w:rPr>
        <w:t>:) -</w:t>
      </w:r>
      <w:r w:rsidRPr="00B84FED">
        <w:rPr>
          <w:rFonts w:ascii="Times New Roman" w:hAnsi="Times New Roman" w:cs="Times New Roman"/>
          <w:sz w:val="24"/>
        </w:rPr>
        <w:t xml:space="preserve"> intensity value of the background for channel 2</w:t>
      </w:r>
    </w:p>
    <w:p w14:paraId="2DEA80A1" w14:textId="51DB4446" w:rsidR="009521E0" w:rsidRDefault="009521E0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77CBEAD1" w14:textId="2D51C852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9A1A35">
        <w:rPr>
          <w:rFonts w:ascii="Times New Roman" w:hAnsi="Times New Roman" w:cs="Times New Roman"/>
          <w:b/>
          <w:sz w:val="24"/>
          <w:u w:val="single"/>
        </w:rPr>
        <w:t>To save DIC images, use the Intensity-DIC protocol.</w:t>
      </w:r>
      <w:r>
        <w:rPr>
          <w:rFonts w:ascii="Times New Roman" w:hAnsi="Times New Roman" w:cs="Times New Roman"/>
          <w:sz w:val="24"/>
        </w:rPr>
        <w:t xml:space="preserve"> Check the box of “Save Processed Image”. After opening the images, set the option at command line</w:t>
      </w:r>
    </w:p>
    <w:p w14:paraId="2A08C3F1" w14:textId="08E4A381" w:rsidR="00E30CFE" w:rsidRDefault="00E30CFE" w:rsidP="00237973">
      <w:pPr>
        <w:pStyle w:val="NoSpacing"/>
        <w:rPr>
          <w:rFonts w:ascii="Times New Roman" w:hAnsi="Times New Roman" w:cs="Times New Roman"/>
          <w:sz w:val="24"/>
        </w:rPr>
      </w:pPr>
      <w:r w:rsidRPr="00E30CFE">
        <w:rPr>
          <w:rFonts w:ascii="Times New Roman" w:hAnsi="Times New Roman" w:cs="Times New Roman"/>
          <w:sz w:val="24"/>
        </w:rPr>
        <w:t xml:space="preserve">&gt;&gt; </w:t>
      </w:r>
      <w:proofErr w:type="spellStart"/>
      <w:r w:rsidRPr="00E30CFE">
        <w:rPr>
          <w:rFonts w:ascii="Times New Roman" w:hAnsi="Times New Roman" w:cs="Times New Roman"/>
          <w:sz w:val="24"/>
        </w:rPr>
        <w:t>fluocell_data.save_processed_image</w:t>
      </w:r>
      <w:proofErr w:type="spellEnd"/>
      <w:r w:rsidRPr="00E30CFE">
        <w:rPr>
          <w:rFonts w:ascii="Times New Roman" w:hAnsi="Times New Roman" w:cs="Times New Roman"/>
          <w:sz w:val="24"/>
        </w:rPr>
        <w:t xml:space="preserve"> = 2;</w:t>
      </w:r>
    </w:p>
    <w:p w14:paraId="73927D61" w14:textId="6461BD20" w:rsidR="009A1A35" w:rsidRDefault="009A1A35" w:rsidP="00237973">
      <w:pPr>
        <w:pStyle w:val="NoSpacing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Then use </w:t>
      </w:r>
      <w:proofErr w:type="spellStart"/>
      <w:r>
        <w:rPr>
          <w:rFonts w:ascii="Times New Roman" w:hAnsi="Times New Roman" w:cs="Times New Roman"/>
          <w:sz w:val="24"/>
        </w:rPr>
        <w:t>batch_update_image</w:t>
      </w:r>
      <w:proofErr w:type="spellEnd"/>
      <w:r>
        <w:rPr>
          <w:rFonts w:ascii="Times New Roman" w:hAnsi="Times New Roman" w:cs="Times New Roman"/>
          <w:sz w:val="24"/>
        </w:rPr>
        <w:t xml:space="preserve"> to save all the images. </w:t>
      </w:r>
    </w:p>
    <w:p w14:paraId="705BE610" w14:textId="77777777" w:rsidR="0037070C" w:rsidRDefault="0037070C" w:rsidP="00237973">
      <w:pPr>
        <w:pStyle w:val="NoSpacing"/>
        <w:rPr>
          <w:rFonts w:ascii="Times New Roman" w:hAnsi="Times New Roman" w:cs="Times New Roman"/>
          <w:sz w:val="24"/>
        </w:rPr>
      </w:pPr>
    </w:p>
    <w:p w14:paraId="1095EA34" w14:textId="62468011" w:rsidR="0037070C" w:rsidRPr="0037070C" w:rsidRDefault="0037070C" w:rsidP="00237973">
      <w:pPr>
        <w:pStyle w:val="NoSpacing"/>
        <w:rPr>
          <w:rFonts w:ascii="Times New Roman" w:hAnsi="Times New Roman" w:cs="Times New Roman"/>
          <w:b/>
          <w:sz w:val="24"/>
          <w:u w:val="single"/>
        </w:rPr>
      </w:pPr>
      <w:r w:rsidRPr="0037070C">
        <w:rPr>
          <w:rFonts w:ascii="Times New Roman" w:hAnsi="Times New Roman" w:cs="Times New Roman"/>
          <w:b/>
          <w:sz w:val="24"/>
          <w:u w:val="single"/>
        </w:rPr>
        <w:t xml:space="preserve">Users: </w:t>
      </w:r>
    </w:p>
    <w:p w14:paraId="45ABE856" w14:textId="35D6989F" w:rsidR="0037070C" w:rsidRPr="00B84FED" w:rsidRDefault="0037070C" w:rsidP="0037070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02/13/2017 Daniel O Velez in D</w:t>
      </w:r>
      <w:bookmarkStart w:id="2" w:name="_GoBack"/>
      <w:bookmarkEnd w:id="2"/>
      <w:r>
        <w:rPr>
          <w:rFonts w:ascii="Times New Roman" w:hAnsi="Times New Roman" w:cs="Times New Roman"/>
          <w:sz w:val="24"/>
        </w:rPr>
        <w:t>r. Fraley’s lab, email: daortizv@ucsd.edu</w:t>
      </w:r>
    </w:p>
    <w:sectPr w:rsidR="0037070C" w:rsidRPr="00B8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76D99"/>
    <w:multiLevelType w:val="hybridMultilevel"/>
    <w:tmpl w:val="BD82A8D0"/>
    <w:lvl w:ilvl="0" w:tplc="B2B8DC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03987"/>
    <w:multiLevelType w:val="hybridMultilevel"/>
    <w:tmpl w:val="6CFC59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4D22C5"/>
    <w:multiLevelType w:val="hybridMultilevel"/>
    <w:tmpl w:val="07826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B552CE"/>
    <w:multiLevelType w:val="hybridMultilevel"/>
    <w:tmpl w:val="588450B6"/>
    <w:lvl w:ilvl="0" w:tplc="BB96219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2F4DE5"/>
    <w:multiLevelType w:val="hybridMultilevel"/>
    <w:tmpl w:val="D17E8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248DE"/>
    <w:multiLevelType w:val="hybridMultilevel"/>
    <w:tmpl w:val="D2C0AB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, Kathy">
    <w15:presenceInfo w15:providerId="None" w15:userId="Lu, Kath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8A"/>
    <w:rsid w:val="00016213"/>
    <w:rsid w:val="00072B35"/>
    <w:rsid w:val="000D14C0"/>
    <w:rsid w:val="000E4B29"/>
    <w:rsid w:val="000F24AD"/>
    <w:rsid w:val="00117558"/>
    <w:rsid w:val="00237973"/>
    <w:rsid w:val="00302219"/>
    <w:rsid w:val="0037070C"/>
    <w:rsid w:val="00376B04"/>
    <w:rsid w:val="004863EE"/>
    <w:rsid w:val="00495D8C"/>
    <w:rsid w:val="005B2CD1"/>
    <w:rsid w:val="005E17F9"/>
    <w:rsid w:val="00627761"/>
    <w:rsid w:val="007B505F"/>
    <w:rsid w:val="007F3DFC"/>
    <w:rsid w:val="00841162"/>
    <w:rsid w:val="00904317"/>
    <w:rsid w:val="00905D38"/>
    <w:rsid w:val="009521E0"/>
    <w:rsid w:val="009A1A35"/>
    <w:rsid w:val="009B54B6"/>
    <w:rsid w:val="009B5B0B"/>
    <w:rsid w:val="009E0043"/>
    <w:rsid w:val="00A36B8A"/>
    <w:rsid w:val="00AB6639"/>
    <w:rsid w:val="00AD6887"/>
    <w:rsid w:val="00B57CBB"/>
    <w:rsid w:val="00B81F7F"/>
    <w:rsid w:val="00B84FED"/>
    <w:rsid w:val="00B87E1F"/>
    <w:rsid w:val="00BB7ADD"/>
    <w:rsid w:val="00BD502A"/>
    <w:rsid w:val="00BF53FD"/>
    <w:rsid w:val="00CB626D"/>
    <w:rsid w:val="00CF1B98"/>
    <w:rsid w:val="00D0528E"/>
    <w:rsid w:val="00E30CFE"/>
    <w:rsid w:val="00E8365A"/>
    <w:rsid w:val="00EB540D"/>
    <w:rsid w:val="00ED49E5"/>
    <w:rsid w:val="00F6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4CA9"/>
  <w15:chartTrackingRefBased/>
  <w15:docId w15:val="{4A2058A9-980E-4796-8085-FB284310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uationAligned">
    <w:name w:val="Equation Aligned"/>
    <w:basedOn w:val="Normal"/>
    <w:link w:val="EquationAlignedChar"/>
    <w:qFormat/>
    <w:rsid w:val="00ED49E5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EquationAlignedChar">
    <w:name w:val="Equation Aligned Char"/>
    <w:basedOn w:val="DefaultParagraphFont"/>
    <w:link w:val="EquationAligned"/>
    <w:rsid w:val="00ED49E5"/>
    <w:rPr>
      <w:rFonts w:ascii="Times New Roman" w:hAnsi="Times New Roman"/>
    </w:rPr>
  </w:style>
  <w:style w:type="paragraph" w:customStyle="1" w:styleId="Processed">
    <w:name w:val="Processed"/>
    <w:basedOn w:val="NoSpacing"/>
    <w:link w:val="ProcessedChar"/>
    <w:qFormat/>
    <w:rsid w:val="00072B35"/>
    <w:rPr>
      <w:rFonts w:ascii="Times New Roman" w:hAnsi="Times New Roman"/>
    </w:rPr>
  </w:style>
  <w:style w:type="character" w:customStyle="1" w:styleId="ProcessedChar">
    <w:name w:val="Processed Char"/>
    <w:basedOn w:val="DefaultParagraphFont"/>
    <w:link w:val="Processed"/>
    <w:rsid w:val="00072B35"/>
    <w:rPr>
      <w:rFonts w:ascii="Times New Roman" w:hAnsi="Times New Roman"/>
    </w:rPr>
  </w:style>
  <w:style w:type="paragraph" w:styleId="NoSpacing">
    <w:name w:val="No Spacing"/>
    <w:uiPriority w:val="1"/>
    <w:qFormat/>
    <w:rsid w:val="00072B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6B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B8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1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1E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hyperlink" Target="https://github.com/lu6007/fluocell" TargetMode="Externa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N</dc:creator>
  <cp:keywords/>
  <dc:description/>
  <cp:lastModifiedBy>Kathy</cp:lastModifiedBy>
  <cp:revision>35</cp:revision>
  <dcterms:created xsi:type="dcterms:W3CDTF">2016-06-15T02:12:00Z</dcterms:created>
  <dcterms:modified xsi:type="dcterms:W3CDTF">2017-02-13T21:44:00Z</dcterms:modified>
</cp:coreProperties>
</file>