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proofErr w:type="spellStart"/>
      <w:r w:rsidRPr="00117558">
        <w:rPr>
          <w:rFonts w:cs="Courier New"/>
        </w:rPr>
        <w:t>fluocell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gramStart"/>
      <w:r w:rsidRPr="00117558">
        <w:rPr>
          <w:rFonts w:cs="Courier New"/>
        </w:rPr>
        <w:t>local</w:t>
      </w:r>
      <w:proofErr w:type="gramEnd"/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proofErr w:type="spellStart"/>
      <w:r w:rsidR="00B87E1F" w:rsidRPr="00117558">
        <w:rPr>
          <w:rFonts w:cs="Courier New"/>
        </w:rPr>
        <w:t>fluocell</w:t>
      </w:r>
      <w:proofErr w:type="spellEnd"/>
      <w:r w:rsidR="00B87E1F" w:rsidRPr="00117558">
        <w:rPr>
          <w:rFonts w:cs="Courier New"/>
        </w:rPr>
        <w:t>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proofErr w:type="spell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2EE83818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proofErr w:type="spellStart"/>
      <w:r w:rsidRPr="00BB7ADD">
        <w:rPr>
          <w:b/>
        </w:rPr>
        <w:t>default.propert</w:t>
      </w:r>
      <w:ins w:id="0" w:author="Lu, Kathy" w:date="2016-07-28T09:47:00Z">
        <w:r w:rsidR="00627761">
          <w:rPr>
            <w:b/>
          </w:rPr>
          <w:t>y</w:t>
        </w:r>
      </w:ins>
      <w:proofErr w:type="spellEnd"/>
      <w:del w:id="1" w:author="Lu, Kathy" w:date="2016-07-28T09:47:00Z">
        <w:r w:rsidRPr="00BB7ADD" w:rsidDel="00627761">
          <w:rPr>
            <w:b/>
          </w:rPr>
          <w:delText>ies</w:delText>
        </w:r>
      </w:del>
      <w:r w:rsidRPr="00117558">
        <w:t xml:space="preserve"> in the </w:t>
      </w:r>
      <w:proofErr w:type="spellStart"/>
      <w:r w:rsidRPr="00117558">
        <w:t>fluocell</w:t>
      </w:r>
      <w:proofErr w:type="spellEnd"/>
      <w:r w:rsidRPr="00117558">
        <w:t>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fluocell_data.multiple_object</w:t>
      </w:r>
      <w:proofErr w:type="spellEnd"/>
      <w:r w:rsidRPr="009B5B0B">
        <w:t xml:space="preserve">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bookmarkStart w:id="2" w:name="_GoBack"/>
      <w:bookmarkEnd w:id="2"/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</w:t>
      </w:r>
      <w:proofErr w:type="gramStart"/>
      <w:r w:rsidRPr="00B84FED">
        <w:rPr>
          <w:rFonts w:ascii="Courier New" w:hAnsi="Courier New" w:cs="Courier New"/>
          <w:sz w:val="24"/>
        </w:rPr>
        <w:t>time</w:t>
      </w:r>
      <w:proofErr w:type="gramEnd"/>
      <w:r w:rsidRPr="00B84FED">
        <w:rPr>
          <w:rFonts w:ascii="Courier New" w:hAnsi="Courier New" w:cs="Courier New"/>
          <w:sz w:val="24"/>
        </w:rPr>
        <w:t>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</w:t>
      </w:r>
      <w:proofErr w:type="gramStart"/>
      <w:r w:rsidRPr="00B84FED">
        <w:rPr>
          <w:rFonts w:ascii="Courier New" w:hAnsi="Courier New" w:cs="Courier New"/>
          <w:sz w:val="24"/>
        </w:rPr>
        <w:t>ratio</w:t>
      </w:r>
      <w:proofErr w:type="gramEnd"/>
      <w:r w:rsidRPr="00B84FED">
        <w:rPr>
          <w:rFonts w:ascii="Courier New" w:hAnsi="Courier New" w:cs="Courier New"/>
          <w:sz w:val="24"/>
        </w:rPr>
        <w:t>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r w:rsidRPr="00B84FED">
        <w:rPr>
          <w:rFonts w:ascii="Courier New" w:hAnsi="Courier New" w:cs="Courier New"/>
          <w:sz w:val="24"/>
        </w:rPr>
        <w:t>(</w:t>
      </w:r>
      <w:proofErr w:type="gramEnd"/>
      <w:r w:rsidRPr="00B84FED">
        <w:rPr>
          <w:rFonts w:ascii="Courier New" w:hAnsi="Courier New" w:cs="Courier New"/>
          <w:sz w:val="24"/>
        </w:rPr>
        <w:t>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</w:t>
      </w:r>
      <w:proofErr w:type="gramStart"/>
      <w:r w:rsidRPr="00B84FED">
        <w:rPr>
          <w:rFonts w:ascii="Courier New" w:hAnsi="Courier New" w:cs="Courier New"/>
          <w:sz w:val="24"/>
        </w:rPr>
        <w:t>time(</w:t>
      </w:r>
      <w:proofErr w:type="gramEnd"/>
      <w:r w:rsidRPr="00B84FED">
        <w:rPr>
          <w:rFonts w:ascii="Courier New" w:hAnsi="Courier New" w:cs="Courier New"/>
          <w:sz w:val="24"/>
        </w:rPr>
        <w:t>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</w:t>
      </w:r>
      <w:proofErr w:type="gramStart"/>
      <w:r w:rsidRPr="00B84FED">
        <w:rPr>
          <w:rFonts w:ascii="Courier New" w:hAnsi="Courier New" w:cs="Courier New"/>
          <w:sz w:val="24"/>
        </w:rPr>
        <w:t>time(</w:t>
      </w:r>
      <w:proofErr w:type="gramEnd"/>
      <w:r w:rsidRPr="00B84FED">
        <w:rPr>
          <w:rFonts w:ascii="Courier New" w:hAnsi="Courier New" w:cs="Courier New"/>
          <w:sz w:val="24"/>
        </w:rPr>
        <w:t>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r w:rsidRPr="00B84FED">
        <w:rPr>
          <w:rFonts w:ascii="Courier New" w:hAnsi="Courier New" w:cs="Courier New"/>
          <w:sz w:val="24"/>
        </w:rPr>
        <w:t>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data.channel1{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data.channel2{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fluocell_data.channel1_</w:t>
      </w:r>
      <w:proofErr w:type="gramStart"/>
      <w:r w:rsidRPr="00B84FED">
        <w:rPr>
          <w:rFonts w:ascii="Courier New" w:hAnsi="Courier New" w:cs="Courier New"/>
          <w:sz w:val="24"/>
        </w:rPr>
        <w:t>bg(</w:t>
      </w:r>
      <w:proofErr w:type="gramEnd"/>
      <w:r w:rsidRPr="00B84FED">
        <w:rPr>
          <w:rFonts w:ascii="Courier New" w:hAnsi="Courier New" w:cs="Courier New"/>
          <w:sz w:val="24"/>
        </w:rPr>
        <w:t>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fluocell_data.channel2_</w:t>
      </w:r>
      <w:proofErr w:type="gramStart"/>
      <w:r w:rsidRPr="00B84FED">
        <w:rPr>
          <w:rFonts w:ascii="Courier New" w:hAnsi="Courier New" w:cs="Courier New"/>
          <w:sz w:val="24"/>
        </w:rPr>
        <w:t>bg(</w:t>
      </w:r>
      <w:proofErr w:type="gramEnd"/>
      <w:r w:rsidRPr="00B84FED">
        <w:rPr>
          <w:rFonts w:ascii="Courier New" w:hAnsi="Courier New" w:cs="Courier New"/>
          <w:sz w:val="24"/>
        </w:rPr>
        <w:t>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Pr="00B84FED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sectPr w:rsidR="009521E0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, Kathy">
    <w15:presenceInfo w15:providerId="None" w15:userId="Lu, Ka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6B04"/>
    <w:rsid w:val="004863EE"/>
    <w:rsid w:val="00495D8C"/>
    <w:rsid w:val="005B2CD1"/>
    <w:rsid w:val="00627761"/>
    <w:rsid w:val="007B505F"/>
    <w:rsid w:val="007F3DFC"/>
    <w:rsid w:val="00841162"/>
    <w:rsid w:val="00904317"/>
    <w:rsid w:val="00905D38"/>
    <w:rsid w:val="009521E0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F53FD"/>
    <w:rsid w:val="00CB626D"/>
    <w:rsid w:val="00CF1B98"/>
    <w:rsid w:val="00D0528E"/>
    <w:rsid w:val="00E8365A"/>
    <w:rsid w:val="00EB540D"/>
    <w:rsid w:val="00ED49E5"/>
    <w:rsid w:val="00F6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Kathy</cp:lastModifiedBy>
  <cp:revision>30</cp:revision>
  <dcterms:created xsi:type="dcterms:W3CDTF">2016-06-15T02:12:00Z</dcterms:created>
  <dcterms:modified xsi:type="dcterms:W3CDTF">2017-02-01T00:11:00Z</dcterms:modified>
</cp:coreProperties>
</file>