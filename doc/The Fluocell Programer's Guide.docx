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proofErr w:type="spellStart"/>
      <w:r>
        <w:t>Fluocell</w:t>
      </w:r>
      <w:proofErr w:type="spellEnd"/>
      <w:r>
        <w:t xml:space="preserve"> can be downloaded from the </w:t>
      </w:r>
      <w:proofErr w:type="spellStart"/>
      <w:r>
        <w:t>Github</w:t>
      </w:r>
      <w:proofErr w:type="spellEnd"/>
      <w:r>
        <w:t xml:space="preserve">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AE80D55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proofErr w:type="spellStart"/>
      <w:r w:rsidR="00CB626D" w:rsidRPr="00B57CBB">
        <w:rPr>
          <w:i/>
        </w:rPr>
        <w:t>F</w:t>
      </w:r>
      <w:r w:rsidRPr="00B57CBB">
        <w:rPr>
          <w:i/>
        </w:rPr>
        <w:t>luocell</w:t>
      </w:r>
      <w:proofErr w:type="spellEnd"/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del w:id="0" w:author="Lu, Kathy" w:date="2016-07-28T09:49:00Z">
        <w:r w:rsidR="00B87E1F" w:rsidRPr="00117558" w:rsidDel="00627761">
          <w:delText>_4.3</w:delText>
        </w:r>
      </w:del>
      <w:ins w:id="1" w:author="Lu, Kathy" w:date="2016-07-28T09:49:00Z">
        <w:r w:rsidR="00627761">
          <w:t>/</w:t>
        </w:r>
      </w:ins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proofErr w:type="spellStart"/>
      <w:r w:rsidRPr="00117558">
        <w:rPr>
          <w:rFonts w:cs="Courier New"/>
        </w:rPr>
        <w:t>fluocell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proofErr w:type="spellStart"/>
      <w:r w:rsidR="00B87E1F" w:rsidRPr="00117558">
        <w:rPr>
          <w:rFonts w:cs="Courier New"/>
        </w:rPr>
        <w:t>fluocell</w:t>
      </w:r>
      <w:proofErr w:type="spellEnd"/>
      <w:r w:rsidR="00B87E1F" w:rsidRPr="00117558">
        <w:rPr>
          <w:rFonts w:cs="Courier New"/>
        </w:rPr>
        <w:t>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proofErr w:type="spellStart"/>
      <w:r w:rsidRPr="00117558">
        <w:rPr>
          <w:rFonts w:cs="Courier New"/>
        </w:rPr>
        <w:t>fluocell</w:t>
      </w:r>
      <w:proofErr w:type="spellEnd"/>
      <w:r w:rsidRPr="00117558">
        <w:rPr>
          <w:rFonts w:cs="Courier New"/>
        </w:rPr>
        <w:t>&gt;…&gt;java</w:t>
      </w:r>
      <w:r w:rsidRPr="00117558">
        <w:t xml:space="preserve"> folder, modify the </w:t>
      </w:r>
      <w:proofErr w:type="spell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2EE83818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proofErr w:type="spellStart"/>
      <w:r w:rsidRPr="00BB7ADD">
        <w:rPr>
          <w:b/>
        </w:rPr>
        <w:t>default.propert</w:t>
      </w:r>
      <w:ins w:id="2" w:author="Lu, Kathy" w:date="2016-07-28T09:47:00Z">
        <w:r w:rsidR="00627761">
          <w:rPr>
            <w:b/>
          </w:rPr>
          <w:t>y</w:t>
        </w:r>
      </w:ins>
      <w:proofErr w:type="spellEnd"/>
      <w:del w:id="3" w:author="Lu, Kathy" w:date="2016-07-28T09:47:00Z">
        <w:r w:rsidRPr="00BB7ADD" w:rsidDel="00627761">
          <w:rPr>
            <w:b/>
          </w:rPr>
          <w:delText>ies</w:delText>
        </w:r>
      </w:del>
      <w:r w:rsidRPr="00117558">
        <w:t xml:space="preserve"> in the </w:t>
      </w:r>
      <w:proofErr w:type="spellStart"/>
      <w:r w:rsidRPr="00117558">
        <w:t>fluocell</w:t>
      </w:r>
      <w:proofErr w:type="spellEnd"/>
      <w:r w:rsidRPr="00117558">
        <w:t>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fluocell_data.multiple_object</w:t>
      </w:r>
      <w:proofErr w:type="spellEnd"/>
      <w:r w:rsidRPr="009B5B0B">
        <w:t xml:space="preserve"> = 1;</w:t>
      </w:r>
      <w:r w:rsidRPr="009B5B0B">
        <w:br/>
        <w:t>Output should look something like this:</w:t>
      </w:r>
      <w:r w:rsidRPr="009B5B0B">
        <w:br/>
      </w:r>
      <w:r w:rsidRPr="009B5B0B"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77777777" w:rsidR="009B5B0B" w:rsidRPr="009B5B0B" w:rsidRDefault="009B5B0B" w:rsidP="009B5B0B">
      <w:pPr>
        <w:pStyle w:val="NoSpacing"/>
        <w:ind w:left="360"/>
      </w:pPr>
      <w:r w:rsidRPr="009B5B0B">
        <w:t xml:space="preserve">Note: For the current version of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 to create a visual separation of cells. Any quantitative analysis would not incorporate how the cells are segmented using the watershed method.</w:t>
      </w:r>
    </w:p>
    <w:p w14:paraId="2DEA80A1" w14:textId="51DB4446" w:rsidR="009521E0" w:rsidRPr="00117558" w:rsidRDefault="009521E0" w:rsidP="009521E0">
      <w:pPr>
        <w:pStyle w:val="NoSpacing"/>
        <w:ind w:left="360"/>
      </w:pPr>
      <w:bookmarkStart w:id="4" w:name="_GoBack"/>
      <w:bookmarkEnd w:id="4"/>
    </w:p>
    <w:sectPr w:rsidR="009521E0" w:rsidRPr="00117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, Kathy">
    <w15:presenceInfo w15:providerId="None" w15:userId="Lu, Ka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302219"/>
    <w:rsid w:val="00376B04"/>
    <w:rsid w:val="004863EE"/>
    <w:rsid w:val="00495D8C"/>
    <w:rsid w:val="005B2CD1"/>
    <w:rsid w:val="00627761"/>
    <w:rsid w:val="00904317"/>
    <w:rsid w:val="009521E0"/>
    <w:rsid w:val="009B54B6"/>
    <w:rsid w:val="009B5B0B"/>
    <w:rsid w:val="009E0043"/>
    <w:rsid w:val="00A36B8A"/>
    <w:rsid w:val="00AB6639"/>
    <w:rsid w:val="00AD6887"/>
    <w:rsid w:val="00B57CBB"/>
    <w:rsid w:val="00B81F7F"/>
    <w:rsid w:val="00B87E1F"/>
    <w:rsid w:val="00BB7ADD"/>
    <w:rsid w:val="00BF53FD"/>
    <w:rsid w:val="00CB626D"/>
    <w:rsid w:val="00CF1B98"/>
    <w:rsid w:val="00D0528E"/>
    <w:rsid w:val="00E8365A"/>
    <w:rsid w:val="00EB540D"/>
    <w:rsid w:val="00ED49E5"/>
    <w:rsid w:val="00F6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24</cp:revision>
  <dcterms:created xsi:type="dcterms:W3CDTF">2016-06-15T02:12:00Z</dcterms:created>
  <dcterms:modified xsi:type="dcterms:W3CDTF">2016-10-05T03:42:00Z</dcterms:modified>
</cp:coreProperties>
</file>