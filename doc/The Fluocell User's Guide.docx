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31146F31" w:rsidR="00514872" w:rsidRPr="001A270D" w:rsidRDefault="001A270D" w:rsidP="000123A8">
      <w:pPr>
        <w:jc w:val="center"/>
        <w:outlineLvl w:val="0"/>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0B158E">
        <w:rPr>
          <w:b/>
          <w:sz w:val="28"/>
          <w:szCs w:val="28"/>
        </w:rPr>
        <w:t xml:space="preserve">Ratiometric Image </w:t>
      </w:r>
      <w:r w:rsidR="00514872" w:rsidRPr="001A270D">
        <w:rPr>
          <w:b/>
          <w:sz w:val="28"/>
          <w:szCs w:val="28"/>
        </w:rPr>
        <w:t>Tool</w:t>
      </w:r>
      <w:ins w:id="0" w:author="Lu, Kathy" w:date="2018-08-27T13:14:00Z">
        <w:r w:rsidR="002B0988">
          <w:rPr>
            <w:b/>
            <w:sz w:val="28"/>
            <w:szCs w:val="28"/>
          </w:rPr>
          <w:t xml:space="preserve"> – User’s Guide</w:t>
        </w:r>
      </w:ins>
    </w:p>
    <w:p w14:paraId="0E7B7797" w14:textId="5A5120FB" w:rsidR="001A270D" w:rsidRPr="009E7D5F" w:rsidRDefault="001A270D" w:rsidP="009E7D5F">
      <w:pPr>
        <w:pStyle w:val="Heading1"/>
      </w:pPr>
      <w:r w:rsidRPr="009E7D5F">
        <w:t>Introduction</w:t>
      </w:r>
    </w:p>
    <w:p w14:paraId="31A7A0DE" w14:textId="77777777" w:rsidR="001A270D" w:rsidRDefault="001A270D" w:rsidP="00124087">
      <w:pPr>
        <w:spacing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w:t>
      </w:r>
      <w:bookmarkStart w:id="1" w:name="_GoBack"/>
      <w:bookmarkEnd w:id="1"/>
      <w:r w:rsidRPr="001A270D">
        <w:rPr>
          <w:rFonts w:eastAsia="Times New Roman"/>
          <w:lang w:eastAsia="en-US"/>
        </w:rPr>
        <w:t>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2E7ACA9F" w14:textId="77777777" w:rsidR="00DA7999" w:rsidRPr="001A270D" w:rsidRDefault="00DA7999" w:rsidP="00124087">
      <w:pPr>
        <w:spacing w:line="300" w:lineRule="atLeast"/>
        <w:jc w:val="both"/>
        <w:rPr>
          <w:rFonts w:eastAsia="Times New Roman"/>
          <w:lang w:eastAsia="en-US"/>
        </w:rPr>
      </w:pPr>
    </w:p>
    <w:p w14:paraId="06D3234B" w14:textId="77777777" w:rsidR="001A270D" w:rsidRPr="004537CE" w:rsidRDefault="001A270D" w:rsidP="004537CE">
      <w:pPr>
        <w:rPr>
          <w:rStyle w:val="Emphasis"/>
          <w:rFonts w:eastAsia="SimSun"/>
          <w:bCs w:val="0"/>
          <w:lang w:eastAsia="zh-CN"/>
        </w:rPr>
      </w:pPr>
      <w:r w:rsidRPr="004537CE">
        <w:rPr>
          <w:rStyle w:val="Emphasis"/>
          <w:rFonts w:eastAsia="SimSun"/>
          <w:bCs w:val="0"/>
          <w:lang w:eastAsia="zh-CN"/>
        </w:rPr>
        <w:t xml:space="preserve">Citations for publication </w:t>
      </w:r>
    </w:p>
    <w:p w14:paraId="6CFDA206" w14:textId="77777777" w:rsidR="001A270D" w:rsidRPr="001A270D" w:rsidRDefault="001A270D" w:rsidP="00124087">
      <w:pPr>
        <w:numPr>
          <w:ilvl w:val="0"/>
          <w:numId w:val="10"/>
        </w:numPr>
        <w:rPr>
          <w:rFonts w:eastAsia="Times New Roman"/>
          <w:lang w:eastAsia="en-US"/>
        </w:rPr>
      </w:pPr>
      <w:r w:rsidRPr="001A270D">
        <w:rPr>
          <w:rFonts w:eastAsia="Times New Roman"/>
          <w:lang w:eastAsia="en-US"/>
        </w:rPr>
        <w:t xml:space="preserve">Lu S et al. 2008 PLoS Computational Biology, The spatiotemporal pattern of Src activation at lipid rafts revealed by diffusion-corrected FRET imaging. </w:t>
      </w:r>
    </w:p>
    <w:p w14:paraId="593DBFB5" w14:textId="77777777" w:rsidR="001A270D" w:rsidRDefault="001A270D" w:rsidP="00124087">
      <w:pPr>
        <w:numPr>
          <w:ilvl w:val="0"/>
          <w:numId w:val="10"/>
        </w:numPr>
        <w:rPr>
          <w:rFonts w:eastAsia="Times New Roman"/>
          <w:lang w:eastAsia="en-US"/>
        </w:rPr>
      </w:pPr>
      <w:r w:rsidRPr="001A270D">
        <w:rPr>
          <w:rFonts w:eastAsia="Times New Roman"/>
          <w:lang w:eastAsia="en-US"/>
        </w:rPr>
        <w:t xml:space="preserve">Lu S et al. 2011 PLoS ONE, Computational analysis of the spatiotemporal coordination of polarized PI3K and Rac1 activities in micro-patterned live cells. </w:t>
      </w:r>
    </w:p>
    <w:p w14:paraId="30F06297" w14:textId="77777777" w:rsidR="005D0B43" w:rsidRPr="001A270D" w:rsidRDefault="00F01F1B" w:rsidP="00124087">
      <w:pPr>
        <w:numPr>
          <w:ilvl w:val="0"/>
          <w:numId w:val="10"/>
        </w:numPr>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51ADFF22" w14:textId="77777777" w:rsidR="00DA7999" w:rsidRDefault="00DA7999" w:rsidP="004537CE">
      <w:pPr>
        <w:rPr>
          <w:lang w:eastAsia="en-US"/>
        </w:rPr>
      </w:pPr>
    </w:p>
    <w:p w14:paraId="1102FA8C" w14:textId="5B778C1C" w:rsidR="001A270D" w:rsidRPr="004537CE" w:rsidRDefault="001A270D" w:rsidP="004537CE">
      <w:pPr>
        <w:rPr>
          <w:rStyle w:val="Emphasis"/>
          <w:rFonts w:eastAsia="SimSun"/>
        </w:rPr>
      </w:pPr>
      <w:r w:rsidRPr="004537CE">
        <w:rPr>
          <w:rStyle w:val="Emphasis"/>
          <w:rFonts w:eastAsia="SimSun"/>
        </w:rPr>
        <w:t xml:space="preserve">Contact </w:t>
      </w:r>
    </w:p>
    <w:p w14:paraId="3A528F79" w14:textId="117C5E77" w:rsidR="001A270D" w:rsidRDefault="00DA3010" w:rsidP="004537CE">
      <w:pPr>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hyperlink r:id="rId8" w:history="1">
        <w:r w:rsidR="00DA7999" w:rsidRPr="00081C18">
          <w:rPr>
            <w:rStyle w:val="Hyperlink"/>
            <w:rFonts w:eastAsia="Times New Roman"/>
            <w:lang w:eastAsia="en-US"/>
          </w:rPr>
          <w:t>kalu@ucsd.edu</w:t>
        </w:r>
      </w:hyperlink>
      <w:r w:rsidR="001A270D" w:rsidRPr="001A270D">
        <w:rPr>
          <w:rFonts w:eastAsia="Times New Roman"/>
          <w:lang w:eastAsia="en-US"/>
        </w:rPr>
        <w:t xml:space="preserve"> </w:t>
      </w:r>
    </w:p>
    <w:p w14:paraId="1B219D23" w14:textId="77777777" w:rsidR="00DA7999" w:rsidRPr="001A270D" w:rsidRDefault="00DA7999" w:rsidP="004537CE">
      <w:pPr>
        <w:rPr>
          <w:lang w:eastAsia="en-US"/>
        </w:rPr>
      </w:pPr>
    </w:p>
    <w:p w14:paraId="0C56DACB" w14:textId="7CA68BEC" w:rsidR="009708D0" w:rsidRDefault="009708D0" w:rsidP="007F2864">
      <w:pPr>
        <w:pStyle w:val="Heading1"/>
      </w:pPr>
      <w:r w:rsidRPr="009708D0">
        <w:t xml:space="preserve">Download </w:t>
      </w:r>
      <w:r w:rsidR="00C43D4F">
        <w:t xml:space="preserve">the Source Code and </w:t>
      </w:r>
      <w:r w:rsidR="00724B66">
        <w:t>I</w:t>
      </w:r>
      <w:r w:rsidRPr="009708D0">
        <w:t xml:space="preserve">maging </w:t>
      </w:r>
      <w:r w:rsidR="00724B66">
        <w:t>D</w:t>
      </w:r>
      <w:r w:rsidR="00724B66" w:rsidRPr="009708D0">
        <w:t>ata</w:t>
      </w:r>
    </w:p>
    <w:p w14:paraId="03B578DF" w14:textId="77777777" w:rsidR="007F2864" w:rsidRPr="007F2864" w:rsidRDefault="007F2864" w:rsidP="004537CE"/>
    <w:p w14:paraId="7B145C4F" w14:textId="20DF88CE" w:rsidR="00C43D4F" w:rsidRDefault="00C43D4F" w:rsidP="004537CE">
      <w:pPr>
        <w:pStyle w:val="ListParagraph"/>
        <w:numPr>
          <w:ilvl w:val="0"/>
          <w:numId w:val="34"/>
        </w:numPr>
      </w:pPr>
      <w:r>
        <w:t xml:space="preserve">Download the fluocell source code from here: </w:t>
      </w:r>
      <w:hyperlink r:id="rId9" w:history="1">
        <w:r w:rsidRPr="00196D20">
          <w:rPr>
            <w:rStyle w:val="Hyperlink"/>
          </w:rPr>
          <w:t>http://github/lu6007/p/fluocell</w:t>
        </w:r>
      </w:hyperlink>
      <w:r>
        <w:t xml:space="preserve"> </w:t>
      </w:r>
    </w:p>
    <w:p w14:paraId="5726363D" w14:textId="4B5A2348" w:rsidR="009708D0" w:rsidRPr="00FF624A" w:rsidRDefault="008458BA" w:rsidP="004537CE">
      <w:pPr>
        <w:pStyle w:val="ListParagraph"/>
        <w:numPr>
          <w:ilvl w:val="0"/>
          <w:numId w:val="34"/>
        </w:numPr>
      </w:pPr>
      <w:r>
        <w:t xml:space="preserve">Download </w:t>
      </w:r>
      <w:r w:rsidR="009708D0">
        <w:t xml:space="preserve">the fluocell dataset from here: </w:t>
      </w:r>
      <w:hyperlink r:id="rId10" w:history="1">
        <w:r w:rsidR="007F756A">
          <w:rPr>
            <w:rStyle w:val="Hyperlink"/>
          </w:rPr>
          <w:t>http://wang.ucsd.edu/~kalu/fluocell_dataset/fluocell_sample.zip</w:t>
        </w:r>
      </w:hyperlink>
      <w:r w:rsidR="009708D0">
        <w:t xml:space="preserve"> , unzip, and the install it to a folder named “fluocell_sample/” which is readable and writable by</w:t>
      </w:r>
      <w:r w:rsidR="007F756A">
        <w:t xml:space="preserve"> users</w:t>
      </w:r>
      <w:r w:rsidR="009708D0">
        <w:t>. The relative location of the dataset README file from the fluocell root directory is:</w:t>
      </w:r>
      <w:r w:rsidR="00C43D4F">
        <w:t xml:space="preserve"> </w:t>
      </w:r>
      <w:r w:rsidR="009708D0">
        <w:t>fluocell_sample/README.txt</w:t>
      </w:r>
    </w:p>
    <w:p w14:paraId="6FFB9F98" w14:textId="77777777" w:rsidR="009708D0" w:rsidRPr="00124087" w:rsidRDefault="009708D0" w:rsidP="001A270D">
      <w:pPr>
        <w:rPr>
          <w:b/>
          <w:u w:val="single"/>
        </w:rPr>
      </w:pPr>
    </w:p>
    <w:p w14:paraId="23267777" w14:textId="0BE2E2EE" w:rsidR="00E16637" w:rsidRPr="00124087" w:rsidRDefault="00E16637" w:rsidP="00124087">
      <w:pPr>
        <w:pStyle w:val="Heading1"/>
      </w:pPr>
      <w:r w:rsidRPr="00124087">
        <w:t>Visualize the ECFP/FRET Ratio Images</w:t>
      </w:r>
    </w:p>
    <w:p w14:paraId="15C1E3C7" w14:textId="7FB46E2B" w:rsidR="00D6297F" w:rsidRPr="00D6297F" w:rsidRDefault="00501FA5" w:rsidP="001A270D">
      <w:r>
        <w:t xml:space="preserve">Refer </w:t>
      </w:r>
      <w:r w:rsidR="00D6297F" w:rsidRPr="00D6297F">
        <w:t>to the “Installation and Usage” section for details</w:t>
      </w:r>
      <w:r>
        <w:t xml:space="preserve"> on how to install fluocell</w:t>
      </w:r>
      <w:r w:rsidR="00D6297F" w:rsidRPr="00D6297F">
        <w:t xml:space="preserve">. </w:t>
      </w:r>
    </w:p>
    <w:p w14:paraId="4A4C1113" w14:textId="77777777" w:rsidR="00AD3A38" w:rsidRDefault="00F43AC0" w:rsidP="00AD3A38">
      <w:r w:rsidRPr="00F43AC0">
        <w:t xml:space="preserve">In the main menu of fluocell,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4"/>
        <w:gridCol w:w="3806"/>
      </w:tblGrid>
      <w:tr w:rsidR="007B173E" w14:paraId="374AFA66" w14:textId="77777777" w:rsidTr="00EF4F41">
        <w:trPr>
          <w:trHeight w:val="2690"/>
        </w:trPr>
        <w:tc>
          <w:tcPr>
            <w:tcW w:w="5548" w:type="dxa"/>
            <w:vAlign w:val="center"/>
          </w:tcPr>
          <w:p w14:paraId="6337E030" w14:textId="182D5A44" w:rsidR="00F43AC0" w:rsidRDefault="000901D7" w:rsidP="007B173E">
            <w:pPr>
              <w:jc w:val="center"/>
            </w:pPr>
            <w:r w:rsidRPr="000901D7">
              <w:rPr>
                <w:noProof/>
              </w:rPr>
              <w:lastRenderedPageBreak/>
              <w:drawing>
                <wp:inline distT="0" distB="0" distL="0" distR="0" wp14:anchorId="6D696F04" wp14:editId="0ED49629">
                  <wp:extent cx="3393312" cy="1596114"/>
                  <wp:effectExtent l="0" t="0" r="1079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541" cy="1639026"/>
                          </a:xfrm>
                          <a:prstGeom prst="rect">
                            <a:avLst/>
                          </a:prstGeom>
                        </pic:spPr>
                      </pic:pic>
                    </a:graphicData>
                  </a:graphic>
                </wp:inline>
              </w:drawing>
            </w:r>
          </w:p>
        </w:tc>
        <w:tc>
          <w:tcPr>
            <w:tcW w:w="3802" w:type="dxa"/>
            <w:vAlign w:val="center"/>
          </w:tcPr>
          <w:p w14:paraId="71A08CEB" w14:textId="19E0EF94" w:rsidR="00F43AC0" w:rsidRDefault="00AB0041" w:rsidP="00AD3A38">
            <w:r>
              <w:rPr>
                <w:noProof/>
              </w:rPr>
              <w:drawing>
                <wp:inline distT="0" distB="0" distL="0" distR="0" wp14:anchorId="09F86682" wp14:editId="4194DC77">
                  <wp:extent cx="2289175" cy="1639570"/>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175" cy="1639570"/>
                          </a:xfrm>
                          <a:prstGeom prst="rect">
                            <a:avLst/>
                          </a:prstGeom>
                          <a:noFill/>
                          <a:ln>
                            <a:noFill/>
                          </a:ln>
                        </pic:spPr>
                      </pic:pic>
                    </a:graphicData>
                  </a:graphic>
                </wp:inline>
              </w:drawing>
            </w:r>
          </w:p>
        </w:tc>
      </w:tr>
      <w:tr w:rsidR="007B173E" w14:paraId="32359B3C" w14:textId="77777777" w:rsidTr="00EF4F41">
        <w:tc>
          <w:tcPr>
            <w:tcW w:w="5548" w:type="dxa"/>
            <w:vAlign w:val="center"/>
          </w:tcPr>
          <w:p w14:paraId="5274EB9A" w14:textId="770AA034" w:rsidR="007B173E" w:rsidRDefault="007B173E" w:rsidP="00AD3A38">
            <w:r>
              <w:rPr>
                <w:noProof/>
              </w:rPr>
              <w:drawing>
                <wp:anchor distT="0" distB="0" distL="114300" distR="114300" simplePos="0" relativeHeight="251701760" behindDoc="1" locked="0" layoutInCell="1" allowOverlap="1" wp14:anchorId="6DB0F3EF" wp14:editId="6D728E9E">
                  <wp:simplePos x="0" y="0"/>
                  <wp:positionH relativeFrom="column">
                    <wp:posOffset>1090930</wp:posOffset>
                  </wp:positionH>
                  <wp:positionV relativeFrom="paragraph">
                    <wp:posOffset>-4445</wp:posOffset>
                  </wp:positionV>
                  <wp:extent cx="2366645" cy="1931035"/>
                  <wp:effectExtent l="0" t="0" r="0" b="0"/>
                  <wp:wrapTight wrapText="bothSides">
                    <wp:wrapPolygon edited="0">
                      <wp:start x="0" y="0"/>
                      <wp:lineTo x="0" y="21309"/>
                      <wp:lineTo x="21328" y="21309"/>
                      <wp:lineTo x="21328"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3" cstate="print">
                            <a:extLst>
                              <a:ext uri="{28A0092B-C50C-407E-A947-70E740481C1C}">
                                <a14:useLocalDpi xmlns:a14="http://schemas.microsoft.com/office/drawing/2010/main" val="0"/>
                              </a:ext>
                            </a:extLst>
                          </a:blip>
                          <a:srcRect l="12000" r="12300"/>
                          <a:stretch>
                            <a:fillRect/>
                          </a:stretch>
                        </pic:blipFill>
                        <pic:spPr bwMode="auto">
                          <a:xfrm>
                            <a:off x="0" y="0"/>
                            <a:ext cx="236664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02" w:type="dxa"/>
            <w:vAlign w:val="center"/>
          </w:tcPr>
          <w:p w14:paraId="6A7F56E6" w14:textId="5AD4168D" w:rsidR="007B173E" w:rsidRDefault="007B173E" w:rsidP="00AD3A38">
            <w:r>
              <w:rPr>
                <w:noProof/>
              </w:rPr>
              <w:drawing>
                <wp:inline distT="0" distB="0" distL="0" distR="0" wp14:anchorId="06DAA005" wp14:editId="1786E292">
                  <wp:extent cx="2213437" cy="1880235"/>
                  <wp:effectExtent l="0" t="0" r="0" b="0"/>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4" cstate="print">
                            <a:extLst>
                              <a:ext uri="{28A0092B-C50C-407E-A947-70E740481C1C}">
                                <a14:useLocalDpi xmlns:a14="http://schemas.microsoft.com/office/drawing/2010/main" val="0"/>
                              </a:ext>
                            </a:extLst>
                          </a:blip>
                          <a:srcRect l="10201" r="12900"/>
                          <a:stretch>
                            <a:fillRect/>
                          </a:stretch>
                        </pic:blipFill>
                        <pic:spPr bwMode="auto">
                          <a:xfrm>
                            <a:off x="0" y="0"/>
                            <a:ext cx="2239084" cy="1902022"/>
                          </a:xfrm>
                          <a:prstGeom prst="rect">
                            <a:avLst/>
                          </a:prstGeom>
                          <a:noFill/>
                          <a:ln>
                            <a:noFill/>
                          </a:ln>
                        </pic:spPr>
                      </pic:pic>
                    </a:graphicData>
                  </a:graphic>
                </wp:inline>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7300BFA8"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rsidR="006B02BF">
        <w:rPr>
          <w:b/>
        </w:rPr>
        <w:t xml:space="preserve">, </w:t>
      </w:r>
      <w:r w:rsidR="006B02BF" w:rsidRPr="00F33443">
        <w:t>and make sure</w:t>
      </w:r>
      <w:r w:rsidR="00FE4A08">
        <w:t xml:space="preserve"> that the </w:t>
      </w:r>
      <w:r w:rsidR="006B02BF">
        <w:t>“Time Frame Pattern” matches the string pattern in the file name.</w:t>
      </w:r>
      <w:r>
        <w:t xml:space="preserve"> </w:t>
      </w:r>
      <w:r w:rsidR="00241268">
        <w:t>Sample data image files can be found in the folder: fluocell</w:t>
      </w:r>
      <w:r w:rsidR="00295AB6">
        <w:t>_sample</w:t>
      </w:r>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w:t>
      </w:r>
      <w:r w:rsidR="00D50B7A">
        <w:t xml:space="preserve"> for src pax</w:t>
      </w:r>
      <w:r w:rsidR="00241268">
        <w:t xml:space="preserve"> is ‘</w:t>
      </w:r>
      <w:r w:rsidR="00241268" w:rsidRPr="00241268">
        <w:t>2-11.001</w:t>
      </w:r>
      <w:r w:rsidR="00241268">
        <w:t>’. Note here how the file name pattern</w:t>
      </w:r>
      <w:r w:rsidR="00D3644C">
        <w:t>s</w:t>
      </w:r>
      <w:r w:rsidR="0027082E">
        <w:t xml:space="preserve"> including “First Channel Pattern”, “Second Channel Pattern”,</w:t>
      </w:r>
      <w:r w:rsidR="00D50B7A">
        <w:t xml:space="preserve"> </w:t>
      </w:r>
      <w:r w:rsidR="0027082E">
        <w:t>“Time Frame Pattern”</w:t>
      </w:r>
      <w:r w:rsidR="00D50B7A">
        <w:t xml:space="preserve">, </w:t>
      </w:r>
      <w:r w:rsidR="0027082E">
        <w:t>etc</w:t>
      </w:r>
      <w:r w:rsidR="00D50B7A">
        <w:t>.</w:t>
      </w:r>
      <w:r w:rsidR="00241268">
        <w:t xml:space="preserve"> are defined in the fluocell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4537CE"/>
    <w:p w14:paraId="09D7B184" w14:textId="2E2CD182" w:rsidR="00AF56E3" w:rsidRDefault="00006314" w:rsidP="00222753">
      <w:pPr>
        <w:ind w:left="360"/>
      </w:pPr>
      <w:r>
        <w:t>The intensity and FRET ratio information are needed for processing the ratio image.</w:t>
      </w:r>
      <w:r w:rsidR="00222753">
        <w:t xml:space="preserve"> Independently, the intensity images can be adjusted using the colormap editor by clicking the Figure 2 menu: Edit </w:t>
      </w:r>
      <w:r w:rsidR="00222753">
        <w:sym w:font="Wingdings" w:char="F0E0"/>
      </w:r>
      <w:r w:rsidR="00222753">
        <w:t xml:space="preserve"> Colormap. The figures can be copied by clicking Alt+Print Screen, or Edit </w:t>
      </w:r>
      <w:r w:rsidR="00222753">
        <w:sym w:font="Wingdings" w:char="F0E0"/>
      </w:r>
      <w:r w:rsidR="00222753">
        <w:t xml:space="preserve"> Copy Figure, and pasted to a Microsoft </w:t>
      </w:r>
      <w:r w:rsidR="004F6D1F">
        <w:t>PowerPoint file</w:t>
      </w:r>
      <w:r w:rsidR="00222753">
        <w:t>.</w:t>
      </w:r>
    </w:p>
    <w:p w14:paraId="32C1D59E" w14:textId="77777777" w:rsidR="00AF56E3" w:rsidRDefault="00AF56E3" w:rsidP="00AF56E3">
      <w:pPr>
        <w:ind w:left="360"/>
      </w:pPr>
    </w:p>
    <w:p w14:paraId="512CDEDF" w14:textId="086E3615" w:rsidR="00AF56E3" w:rsidRDefault="00AF56E3" w:rsidP="00A86150">
      <w:pPr>
        <w:pStyle w:val="ListParagraph"/>
        <w:numPr>
          <w:ilvl w:val="0"/>
          <w:numId w:val="3"/>
        </w:numPr>
      </w:pPr>
      <w:r>
        <w:t xml:space="preserve">Close files and quit the image tool: File </w:t>
      </w:r>
      <w:r>
        <w:sym w:font="Wingdings" w:char="F0E0"/>
      </w:r>
      <w:r>
        <w:t xml:space="preserve"> Close </w:t>
      </w:r>
      <w:r>
        <w:sym w:font="Wingdings" w:char="F0E0"/>
      </w:r>
      <w:r>
        <w:t xml:space="preserve"> Quit. Note: it is necessary to close the processed image using </w:t>
      </w:r>
      <w:r w:rsidR="004F6D1F">
        <w:t xml:space="preserve">the </w:t>
      </w:r>
      <w:r w:rsidR="00E63F12">
        <w:t>F</w:t>
      </w:r>
      <w:r>
        <w:t xml:space="preserve">luocell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186589E" w:rsidR="006F2CAC" w:rsidRDefault="00791B2A" w:rsidP="00E842CF">
      <w:pPr>
        <w:ind w:left="360"/>
        <w:jc w:val="both"/>
      </w:pPr>
      <w:r w:rsidRPr="00791B2A">
        <w:rPr>
          <w:noProof/>
        </w:rPr>
        <w:lastRenderedPageBreak/>
        <w:drawing>
          <wp:inline distT="0" distB="0" distL="0" distR="0" wp14:anchorId="4A02A24E" wp14:editId="6D05C364">
            <wp:extent cx="5943600" cy="279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730"/>
                    </a:xfrm>
                    <a:prstGeom prst="rect">
                      <a:avLst/>
                    </a:prstGeom>
                  </pic:spPr>
                </pic:pic>
              </a:graphicData>
            </a:graphic>
          </wp:inline>
        </w:drawing>
      </w:r>
    </w:p>
    <w:p w14:paraId="60F47584" w14:textId="77777777" w:rsidR="004F6D1F" w:rsidRPr="00E842CF" w:rsidRDefault="004F6D1F" w:rsidP="00E842CF">
      <w:pPr>
        <w:ind w:left="360"/>
        <w:jc w:val="both"/>
      </w:pPr>
    </w:p>
    <w:p w14:paraId="2B814373" w14:textId="5C884D33" w:rsidR="00E16637" w:rsidRDefault="00E16637" w:rsidP="006B27F7">
      <w:pPr>
        <w:pStyle w:val="Heading1"/>
      </w:pPr>
      <w:r w:rsidRPr="000B158E">
        <w:t>Q</w:t>
      </w:r>
      <w:r w:rsidR="00514872" w:rsidRPr="000B158E">
        <w:t>uantification using regions of interest</w:t>
      </w:r>
      <w:r w:rsidR="00AC15D3" w:rsidRPr="000B158E">
        <w:t xml:space="preserve"> (ROIs)</w:t>
      </w:r>
      <w:r w:rsidR="00514872" w:rsidRPr="000B158E">
        <w:t>.</w:t>
      </w:r>
      <w:r w:rsidR="00514872">
        <w:t xml:space="preserve"> </w:t>
      </w:r>
    </w:p>
    <w:p w14:paraId="19054A60" w14:textId="071D6C8B" w:rsidR="00E16637" w:rsidRDefault="004F6D1F" w:rsidP="00E16637">
      <w:pPr>
        <w:numPr>
          <w:ilvl w:val="0"/>
          <w:numId w:val="14"/>
        </w:numPr>
        <w:jc w:val="both"/>
      </w:pPr>
      <w:r>
        <w:t>In</w:t>
      </w:r>
      <w:r w:rsidR="00E16637">
        <w:t xml:space="preserve"> the Fluocel</w:t>
      </w:r>
      <w:r w:rsidR="002B1B81">
        <w:t>l</w:t>
      </w:r>
      <w:r w:rsidR="00E16637">
        <w:t xml:space="preserve"> Menu,</w:t>
      </w:r>
      <w:r w:rsidR="0025343C">
        <w:t xml:space="preserve"> there is a dropdown list that includes four different options. Select 1 – ROI Fixed</w:t>
      </w:r>
      <w:r w:rsidR="00E16637">
        <w:t>.</w:t>
      </w:r>
      <w:r w:rsidR="00C34757">
        <w:t xml:space="preserve"> </w:t>
      </w:r>
    </w:p>
    <w:p w14:paraId="388FDB85" w14:textId="77777777" w:rsidR="00D875B1" w:rsidRDefault="00D875B1" w:rsidP="0067032C">
      <w:pPr>
        <w:ind w:left="360"/>
        <w:jc w:val="both"/>
      </w:pPr>
    </w:p>
    <w:p w14:paraId="7B03162B" w14:textId="02CF7976"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6C736221" w:rsidR="00E16637" w:rsidRDefault="00EF72D4" w:rsidP="00C34757">
      <w:pPr>
        <w:ind w:left="360"/>
        <w:jc w:val="center"/>
      </w:pPr>
      <w:r w:rsidRPr="00DE498C">
        <w:rPr>
          <w:noProof/>
        </w:rPr>
        <w:drawing>
          <wp:anchor distT="0" distB="0" distL="114300" distR="114300" simplePos="0" relativeHeight="251697664" behindDoc="0" locked="0" layoutInCell="1" allowOverlap="1" wp14:anchorId="151FC47F" wp14:editId="0531D300">
            <wp:simplePos x="0" y="0"/>
            <wp:positionH relativeFrom="column">
              <wp:posOffset>240665</wp:posOffset>
            </wp:positionH>
            <wp:positionV relativeFrom="paragraph">
              <wp:posOffset>103505</wp:posOffset>
            </wp:positionV>
            <wp:extent cx="2473960" cy="914400"/>
            <wp:effectExtent l="0" t="0" r="0" b="0"/>
            <wp:wrapTight wrapText="bothSides">
              <wp:wrapPolygon edited="0">
                <wp:start x="0" y="0"/>
                <wp:lineTo x="0" y="21000"/>
                <wp:lineTo x="21290" y="2100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3960" cy="914400"/>
                    </a:xfrm>
                    <a:prstGeom prst="rect">
                      <a:avLst/>
                    </a:prstGeom>
                  </pic:spPr>
                </pic:pic>
              </a:graphicData>
            </a:graphic>
            <wp14:sizeRelH relativeFrom="page">
              <wp14:pctWidth>0</wp14:pctWidth>
            </wp14:sizeRelH>
            <wp14:sizeRelV relativeFrom="page">
              <wp14:pctHeight>0</wp14:pctHeight>
            </wp14:sizeRelV>
          </wp:anchor>
        </w:drawing>
      </w:r>
    </w:p>
    <w:p w14:paraId="1B229E06" w14:textId="0ED9CAB8" w:rsidR="00514872" w:rsidRDefault="00E16637" w:rsidP="00E16637">
      <w:pPr>
        <w:numPr>
          <w:ilvl w:val="0"/>
          <w:numId w:val="14"/>
        </w:numPr>
        <w:jc w:val="both"/>
      </w:pPr>
      <w:r>
        <w:t>To retrieve data, c</w:t>
      </w:r>
      <w:r w:rsidR="00514872">
        <w:t xml:space="preserve">opy the output variables from the MATLAB Workspace to Excel: fluocell_data </w:t>
      </w:r>
      <w:r w:rsidR="000737DA">
        <w:sym w:font="Wingdings" w:char="F0E0"/>
      </w:r>
      <w:r w:rsidR="00514872">
        <w:t xml:space="preserve"> time, fluocell_data </w:t>
      </w:r>
      <w:r w:rsidR="000737DA">
        <w:sym w:font="Wingdings" w:char="F0E0"/>
      </w:r>
      <w:r w:rsidR="00514872">
        <w:t xml:space="preserve"> </w:t>
      </w:r>
      <w:r w:rsidR="000737DA">
        <w:t xml:space="preserve">ratio, fluocell_data </w:t>
      </w:r>
      <w:r w:rsidR="000737DA">
        <w:sym w:font="Wingdings" w:char="F0E0"/>
      </w:r>
      <w:r w:rsidR="000737DA">
        <w:t xml:space="preserve"> channel1 (average intensity of the first channel); fluocell_data </w:t>
      </w:r>
      <w:r w:rsidR="000737DA">
        <w:sym w:font="Wingdings" w:char="F0E0"/>
      </w:r>
      <w:r w:rsidR="000737DA">
        <w:t xml:space="preserve"> channel2 (average intensity of the second channel)</w:t>
      </w:r>
      <w:r w:rsidR="00514872">
        <w:t>.</w:t>
      </w:r>
      <w:r w:rsidR="0035088C">
        <w:rPr>
          <w:rFonts w:hint="eastAsia"/>
        </w:rPr>
        <w:t xml:space="preserve"> The fluocell_data.time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w:t>
      </w:r>
      <w:r w:rsidR="00E63F12">
        <w:t xml:space="preserve"> </w:t>
      </w:r>
      <w:r w:rsidR="0035088C">
        <w:rPr>
          <w:rFonts w:hint="eastAsia"/>
        </w:rPr>
        <w:t xml:space="preserve">am. </w:t>
      </w:r>
    </w:p>
    <w:p w14:paraId="1A151610" w14:textId="77777777" w:rsidR="00D15933" w:rsidRDefault="00D15933" w:rsidP="00D15933">
      <w:pPr>
        <w:ind w:left="360"/>
        <w:jc w:val="both"/>
      </w:pPr>
    </w:p>
    <w:p w14:paraId="35FC1B09" w14:textId="7796A71C" w:rsidR="00E16637" w:rsidRPr="000B158E" w:rsidRDefault="00E16637" w:rsidP="006B27F7">
      <w:pPr>
        <w:pStyle w:val="Heading1"/>
      </w:pPr>
      <w:r w:rsidRPr="000B158E">
        <w:t>Make Movies</w:t>
      </w:r>
    </w:p>
    <w:p w14:paraId="23A5FD17" w14:textId="3E5F7969" w:rsidR="00226FC5" w:rsidRDefault="00730545" w:rsidP="00E16637">
      <w:pPr>
        <w:numPr>
          <w:ilvl w:val="0"/>
          <w:numId w:val="15"/>
        </w:numPr>
        <w:jc w:val="both"/>
      </w:pPr>
      <w:r>
        <w:t xml:space="preserve">Choose </w:t>
      </w:r>
      <w:r w:rsidR="00E63F12">
        <w:t xml:space="preserve">Fluocell </w:t>
      </w:r>
      <w:r>
        <w:t>settings and o</w:t>
      </w:r>
      <w:r w:rsidR="00226FC5">
        <w:t>pen a figure by going to File -&gt; Open Figure</w:t>
      </w:r>
    </w:p>
    <w:p w14:paraId="37C5C128" w14:textId="77777777" w:rsidR="00D875B1" w:rsidRDefault="00D875B1" w:rsidP="0067032C">
      <w:pPr>
        <w:ind w:left="360"/>
        <w:jc w:val="both"/>
      </w:pPr>
    </w:p>
    <w:p w14:paraId="31EB2682" w14:textId="6FC18DFA"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atch Update Image</w:t>
      </w:r>
      <w:r w:rsidR="00E63F12">
        <w:t>,</w:t>
      </w:r>
      <w:r w:rsidR="00730545">
        <w:t xml:space="preserv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47F37516" w:rsidR="000E4282" w:rsidRPr="00222753" w:rsidRDefault="00222753" w:rsidP="00222753">
      <w:pPr>
        <w:ind w:left="360" w:firstLine="360"/>
        <w:jc w:val="both"/>
      </w:pPr>
      <w:r>
        <w:t>Note</w:t>
      </w:r>
      <w:r w:rsidR="00E63F12">
        <w:t>:</w:t>
      </w:r>
      <w:r>
        <w:t xml:space="preserve"> once the FRET images are saved, the options Intensity and FRET ratio bound will become ineffective. The background, ROI and processed image files are saved in a subdirectory output/ within the image path. </w:t>
      </w:r>
      <w:r w:rsidRPr="007B4BD8">
        <w:t>When the user manually change</w:t>
      </w:r>
      <w:r w:rsidR="00E63F12">
        <w:t>s</w:t>
      </w:r>
      <w:r w:rsidRPr="007B4BD8">
        <w:t xml:space="preserve"> the index, the ratio image</w:t>
      </w:r>
      <w:r>
        <w:t>s</w:t>
      </w:r>
      <w:r w:rsidRPr="007B4BD8">
        <w:t xml:space="preserve"> will</w:t>
      </w:r>
      <w:r w:rsidR="00E63F12">
        <w:t xml:space="preserve"> automatically save</w:t>
      </w:r>
      <w:r w:rsidRPr="007B4BD8">
        <w:t xml:space="preserve"> in the path:  fluocell</w:t>
      </w:r>
      <w:r>
        <w:t>_sample</w:t>
      </w:r>
      <w:r w:rsidRPr="007B4BD8">
        <w:t>\10_24_08_Src_fret_pax\output\0.3–0.8</w:t>
      </w:r>
      <w:r>
        <w:t>\</w:t>
      </w:r>
      <w:r w:rsidRPr="007B4BD8">
        <w:t xml:space="preserve"> (the range </w:t>
      </w:r>
      <w:r w:rsidR="00E63F12">
        <w:t xml:space="preserve">is determined by the </w:t>
      </w:r>
      <w:r w:rsidRPr="007B4BD8">
        <w:t>‘FRET Ratio’</w:t>
      </w:r>
      <w:r w:rsidR="00E63F12">
        <w:t xml:space="preserve"> setting in the Fluocell interface</w:t>
      </w:r>
      <w:r w:rsidRPr="007B4BD8">
        <w:t>)</w:t>
      </w:r>
      <w:r>
        <w:t>.</w:t>
      </w:r>
      <w:r w:rsidRPr="007B4BD8">
        <w:t xml:space="preserve"> </w:t>
      </w:r>
      <w:r>
        <w:t>T</w:t>
      </w:r>
      <w:r w:rsidRPr="007B4BD8">
        <w:t>he ratio images</w:t>
      </w:r>
      <w:r>
        <w:t xml:space="preserve"> are convenient </w:t>
      </w:r>
      <w:r w:rsidRPr="007B4BD8">
        <w:t>for</w:t>
      </w:r>
      <w:r>
        <w:t xml:space="preserve"> visual</w:t>
      </w:r>
      <w:r w:rsidRPr="007B4BD8">
        <w:t xml:space="preserve"> </w:t>
      </w:r>
      <w:r w:rsidRPr="007B4BD8">
        <w:lastRenderedPageBreak/>
        <w:t xml:space="preserve">inspection. </w:t>
      </w:r>
      <w:r>
        <w:t>To remove and re-define these files, the user needs to manually remove the saved files in output/ folder and repeat the image analysis steps.</w:t>
      </w:r>
    </w:p>
    <w:p w14:paraId="6A2C288F" w14:textId="4BDF5185" w:rsidR="00D15933" w:rsidRDefault="00830905" w:rsidP="00D7079A">
      <w:pPr>
        <w:numPr>
          <w:ilvl w:val="0"/>
          <w:numId w:val="15"/>
        </w:numPr>
        <w:jc w:val="both"/>
      </w:pPr>
      <w:r>
        <w:t>Once the images have been saved,</w:t>
      </w:r>
      <w:r w:rsidR="00D7079A">
        <w:t xml:space="preserve"> run the make_movie function</w:t>
      </w:r>
      <w:r w:rsidR="00E63F12">
        <w:t xml:space="preserve"> in the MATLAB command window</w:t>
      </w:r>
      <w:r w:rsidR="00D7079A">
        <w:t xml:space="preserve">. </w:t>
      </w:r>
      <w:r w:rsidR="007757BB">
        <w:t>First, m</w:t>
      </w:r>
      <w:r w:rsidR="00D7079A">
        <w:t>odify the function fluocell/app/sample_init_data.m. R</w:t>
      </w:r>
      <w:r w:rsidR="00D7079A" w:rsidRPr="00D7079A">
        <w:t xml:space="preserve">eplace </w:t>
      </w:r>
      <w:r w:rsidR="00D7079A">
        <w:t>the root variable in line 4</w:t>
      </w:r>
      <w:r w:rsidR="00D7079A" w:rsidRPr="00D7079A">
        <w:t xml:space="preserve"> wit</w:t>
      </w:r>
      <w:r w:rsidR="00D7079A">
        <w:t>h the location of flu</w:t>
      </w:r>
      <w:r w:rsidR="00295AB6">
        <w:t>ocell_sample</w:t>
      </w:r>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r w:rsidRPr="00E63F12">
        <w:t xml:space="preserve">&gt;&gt; cd </w:t>
      </w:r>
      <w:r w:rsidR="00187131" w:rsidRPr="00E63F12">
        <w:t>../</w:t>
      </w:r>
      <w:r w:rsidRPr="00E63F12">
        <w:t>../../</w:t>
      </w:r>
      <w:r w:rsidR="008A283D" w:rsidRPr="00E63F12">
        <w:t>app</w:t>
      </w:r>
    </w:p>
    <w:p w14:paraId="5FDCF632" w14:textId="77777777" w:rsidR="00453666" w:rsidRDefault="00D15933" w:rsidP="00453666">
      <w:pPr>
        <w:ind w:left="360"/>
        <w:jc w:val="both"/>
      </w:pPr>
      <w:r>
        <w:t xml:space="preserve">&gt;&gt; </w:t>
      </w:r>
      <w:r w:rsidR="00453666">
        <w:t>data = sample_init_data('src_pax','make_movie');</w:t>
      </w:r>
    </w:p>
    <w:p w14:paraId="3ADDB2A2" w14:textId="77777777" w:rsidR="00D15933" w:rsidRDefault="00453666" w:rsidP="00453666">
      <w:pPr>
        <w:ind w:left="360"/>
        <w:jc w:val="both"/>
      </w:pPr>
      <w:r>
        <w:t xml:space="preserve">&gt;&gt; </w:t>
      </w:r>
      <w:r w:rsidR="00D15933">
        <w:t>make_movie(</w:t>
      </w:r>
      <w:r w:rsidR="00551BD4">
        <w:t>data</w:t>
      </w:r>
      <w:r w:rsidR="00D15933">
        <w:t>);</w:t>
      </w:r>
    </w:p>
    <w:p w14:paraId="2AA59395" w14:textId="31D24818" w:rsidR="00217A20" w:rsidRDefault="00F44D76" w:rsidP="0067032C">
      <w:pPr>
        <w:ind w:left="360"/>
        <w:jc w:val="both"/>
        <w:rPr>
          <w:b/>
          <w:sz w:val="28"/>
          <w:szCs w:val="28"/>
        </w:rPr>
      </w:pPr>
      <w:r>
        <w:t>The function make_movie() takes pre-existing images (.tiff) and assemble</w:t>
      </w:r>
      <w:r w:rsidR="00E63F12">
        <w:t>s</w:t>
      </w:r>
      <w:r>
        <w:t xml:space="preserv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D1B787F" w14:textId="77777777" w:rsidR="00464B10" w:rsidRDefault="00464B10" w:rsidP="002E5422">
      <w:pPr>
        <w:jc w:val="both"/>
        <w:rPr>
          <w:b/>
          <w:i/>
          <w:u w:val="single"/>
        </w:rPr>
      </w:pPr>
    </w:p>
    <w:p w14:paraId="11EA70EA" w14:textId="14027029" w:rsidR="0028383E" w:rsidRPr="000B158E" w:rsidRDefault="0028383E" w:rsidP="006B27F7">
      <w:pPr>
        <w:pStyle w:val="Heading1"/>
      </w:pPr>
      <w:r w:rsidRPr="000B158E">
        <w:t>Visualize the Intensity Modified FLIM Images</w:t>
      </w:r>
    </w:p>
    <w:p w14:paraId="69FA6D23" w14:textId="6B249AA1" w:rsidR="00E46BDB" w:rsidRDefault="00E46BDB" w:rsidP="004537CE">
      <w:r w:rsidRPr="00E46BDB">
        <w:t>Load the images from th</w:t>
      </w:r>
      <w:r w:rsidR="00E63F12">
        <w:t xml:space="preserve">e </w:t>
      </w:r>
      <w:r w:rsidRPr="00E46BDB">
        <w:t>folder “data\fluocell_sample\flim_0505_2014</w:t>
      </w:r>
      <w:r>
        <w:t>\</w:t>
      </w:r>
      <w:r w:rsidRPr="00E46BDB">
        <w:t>”</w:t>
      </w:r>
    </w:p>
    <w:p w14:paraId="432D3136" w14:textId="77777777" w:rsidR="00D875B1" w:rsidRDefault="00D875B1" w:rsidP="0028383E">
      <w:pPr>
        <w:jc w:val="both"/>
        <w:rPr>
          <w:b/>
          <w:i/>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51511556" w14:textId="77777777" w:rsidR="00001ED8" w:rsidRDefault="00001ED8"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6D1EE351" w:rsidR="0055085E" w:rsidRPr="000B158E" w:rsidRDefault="0055085E" w:rsidP="006B27F7">
      <w:pPr>
        <w:pStyle w:val="Heading1"/>
      </w:pPr>
      <w:r w:rsidRPr="000B158E">
        <w:t>Polarity Analysis</w:t>
      </w:r>
    </w:p>
    <w:p w14:paraId="3306F020" w14:textId="1D772414" w:rsidR="0055085E" w:rsidRDefault="0055085E" w:rsidP="002E5422">
      <w:pPr>
        <w:jc w:val="both"/>
      </w:pPr>
      <w:r w:rsidRPr="0055085E">
        <w:t xml:space="preserve">Rotate the cells to </w:t>
      </w:r>
      <w:r w:rsidR="00E63F12">
        <w:t xml:space="preserve">the </w:t>
      </w:r>
      <w:r w:rsidRPr="0055085E">
        <w:t>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me Frame Pattern:{‘001’,’%03d’},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69FE0D88" w:rsidR="003D2724" w:rsidRDefault="003D2724" w:rsidP="003D2724">
      <w:pPr>
        <w:ind w:left="720"/>
        <w:jc w:val="both"/>
      </w:pP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r w:rsidR="00A00E40">
        <w:t>fluocell_</w:t>
      </w:r>
      <w:r w:rsidR="00295AB6">
        <w:t>sample</w:t>
      </w:r>
      <w:r>
        <w:t xml:space="preserve">\PH-Akt-GFP_1\ -&gt; double click the file “AKT-PH-YFP_PDGF52.001”. </w:t>
      </w:r>
    </w:p>
    <w:p w14:paraId="2B9997EF" w14:textId="77777777" w:rsidR="00730030" w:rsidRDefault="00730030" w:rsidP="0073003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3628"/>
      </w:tblGrid>
      <w:tr w:rsidR="001C6452" w14:paraId="474BADFC" w14:textId="77777777" w:rsidTr="00DC6DF1">
        <w:trPr>
          <w:trHeight w:val="3951"/>
        </w:trPr>
        <w:tc>
          <w:tcPr>
            <w:tcW w:w="5496" w:type="dxa"/>
          </w:tcPr>
          <w:p w14:paraId="3F4DD008" w14:textId="77777777" w:rsidR="001C6452" w:rsidRDefault="004556DE" w:rsidP="003D2724">
            <w:r w:rsidRPr="004556DE">
              <w:rPr>
                <w:noProof/>
              </w:rPr>
              <w:drawing>
                <wp:inline distT="0" distB="0" distL="0" distR="0" wp14:anchorId="3BE0622B" wp14:editId="4B342C70">
                  <wp:extent cx="3519920" cy="1663314"/>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9598" cy="1677338"/>
                          </a:xfrm>
                          <a:prstGeom prst="rect">
                            <a:avLst/>
                          </a:prstGeom>
                        </pic:spPr>
                      </pic:pic>
                    </a:graphicData>
                  </a:graphic>
                </wp:inline>
              </w:drawing>
            </w:r>
          </w:p>
          <w:p w14:paraId="47DF6163" w14:textId="0A6A7923" w:rsidR="003E37A7" w:rsidRDefault="003E37A7" w:rsidP="00730030">
            <w:pPr>
              <w:jc w:val="right"/>
            </w:pPr>
            <w:r w:rsidRPr="003E37A7">
              <w:rPr>
                <w:noProof/>
              </w:rPr>
              <w:drawing>
                <wp:inline distT="0" distB="0" distL="0" distR="0" wp14:anchorId="31B5E219" wp14:editId="29AF9D45">
                  <wp:extent cx="3338080" cy="8573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4553" cy="874417"/>
                          </a:xfrm>
                          <a:prstGeom prst="rect">
                            <a:avLst/>
                          </a:prstGeom>
                        </pic:spPr>
                      </pic:pic>
                    </a:graphicData>
                  </a:graphic>
                </wp:inline>
              </w:drawing>
            </w:r>
          </w:p>
        </w:tc>
        <w:tc>
          <w:tcPr>
            <w:tcW w:w="3854" w:type="dxa"/>
          </w:tcPr>
          <w:p w14:paraId="5FA7E6BC" w14:textId="36F80E0C" w:rsidR="001C6452" w:rsidRDefault="001C6452" w:rsidP="003D2724">
            <w:r>
              <w:rPr>
                <w:noProof/>
              </w:rPr>
              <w:drawing>
                <wp:anchor distT="0" distB="0" distL="114300" distR="114300" simplePos="0" relativeHeight="251703808" behindDoc="0" locked="0" layoutInCell="1" allowOverlap="1" wp14:anchorId="653FC663" wp14:editId="46880999">
                  <wp:simplePos x="0" y="0"/>
                  <wp:positionH relativeFrom="column">
                    <wp:posOffset>-35618</wp:posOffset>
                  </wp:positionH>
                  <wp:positionV relativeFrom="paragraph">
                    <wp:posOffset>231</wp:posOffset>
                  </wp:positionV>
                  <wp:extent cx="2179955" cy="1824990"/>
                  <wp:effectExtent l="0" t="0" r="4445" b="381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9955" cy="18249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34005" w14:textId="77777777" w:rsidR="00FE6E50" w:rsidRDefault="00FE6E50" w:rsidP="003D2724"/>
    <w:p w14:paraId="301BCD38" w14:textId="764D117D" w:rsidR="00135728" w:rsidRDefault="00E63F12" w:rsidP="00A86150">
      <w:pPr>
        <w:pStyle w:val="ListParagraph"/>
        <w:numPr>
          <w:ilvl w:val="0"/>
          <w:numId w:val="16"/>
        </w:numPr>
      </w:pPr>
      <w:r>
        <w:t>The c</w:t>
      </w:r>
      <w:r w:rsidR="00222753" w:rsidRPr="00222753">
        <w:t>ell boundary can be detected by selecting</w:t>
      </w:r>
      <w:r w:rsidR="00222753">
        <w:t>: Tools</w:t>
      </w:r>
      <w:r w:rsidR="003D2724">
        <w:t xml:space="preserve"> </w:t>
      </w:r>
      <w:r w:rsidR="003D2724">
        <w:sym w:font="Wingdings" w:char="F0E0"/>
      </w:r>
      <w:r w:rsidR="003D2724">
        <w:t xml:space="preserve"> </w:t>
      </w:r>
      <w:r w:rsidR="00222753">
        <w:t>Adjust Brightness Factor</w:t>
      </w:r>
      <w:r w:rsidR="003D2724">
        <w:t xml:space="preserve"> </w:t>
      </w:r>
      <w:r w:rsidR="003D2724">
        <w:sym w:font="Wingdings" w:char="F0E0"/>
      </w:r>
      <w:r w:rsidR="003D2724">
        <w:t xml:space="preserve"> </w:t>
      </w:r>
      <w:r w:rsidR="00222753">
        <w:t xml:space="preserve">Show Detected Boundary. </w:t>
      </w:r>
      <w:r w:rsidR="0081300E">
        <w:t>Choose the Brightness Factor</w:t>
      </w:r>
      <w:r w:rsidR="00135728">
        <w:t xml:space="preserve"> for cell detection.</w:t>
      </w:r>
    </w:p>
    <w:p w14:paraId="359CA92C" w14:textId="05EB0C65"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w:t>
      </w:r>
      <w:r w:rsidR="00E63F12">
        <w:t xml:space="preserve"> = </w:t>
      </w:r>
      <w:r w:rsidR="000E4282">
        <w:t>1.0</w:t>
      </w:r>
      <w:r w:rsidR="0081300E">
        <w:t xml:space="preserve"> (suggested value</w:t>
      </w:r>
      <w:r w:rsidR="00316982">
        <w:t>s are</w:t>
      </w:r>
      <w:r w:rsidR="0081300E">
        <w:t xml:space="preserve"> between 0.7 and 1.3)</w:t>
      </w:r>
      <w:r w:rsidR="000E4282">
        <w:t>,</w:t>
      </w:r>
      <w:r w:rsidR="00FE6E50">
        <w:t xml:space="preserve"> check the box “Show Detected Boundary”.</w:t>
      </w:r>
      <w:r>
        <w:t xml:space="preserve"> Change the index value to show the boundary. Adjust the </w:t>
      </w:r>
      <w:r w:rsidR="00316982">
        <w:t>C</w:t>
      </w:r>
      <w:r>
        <w:t xml:space="preserve">olormap </w:t>
      </w:r>
      <w:r w:rsidR="0067066C">
        <w:t>to 0-5000</w:t>
      </w:r>
      <w:r w:rsidR="00316982">
        <w:t xml:space="preserve">, </w:t>
      </w:r>
      <w:r w:rsidR="007D0ACB">
        <w:t xml:space="preserve">Edit </w:t>
      </w:r>
      <w:r w:rsidR="007D0ACB">
        <w:sym w:font="Wingdings" w:char="F0E0"/>
      </w:r>
      <w:r w:rsidR="007D0ACB">
        <w:t xml:space="preserve"> Colormap </w:t>
      </w:r>
      <w:r w:rsidR="007D0ACB">
        <w:sym w:font="Wingdings" w:char="F0E0"/>
      </w:r>
      <w:r w:rsidR="007D0ACB">
        <w:t xml:space="preserve"> Color data min = 0 and Color data max = 5000 </w:t>
      </w:r>
      <w:r w:rsidR="009A6AC0">
        <w:t>(for other data, adjust as needed).</w:t>
      </w:r>
      <w:r w:rsidR="0025343C">
        <w:t xml:space="preserve"> *Note: The user may see different intensities of color depending on what their default </w:t>
      </w:r>
      <w:r w:rsidR="00316982">
        <w:t>C</w:t>
      </w:r>
      <w:r w:rsidR="0025343C">
        <w:t>olormap is in MATLAB.</w:t>
      </w:r>
    </w:p>
    <w:p w14:paraId="348326DA" w14:textId="77777777" w:rsidR="00D875B1" w:rsidRDefault="00D875B1" w:rsidP="00222753">
      <w:pPr>
        <w:ind w:left="360"/>
        <w:jc w:val="both"/>
      </w:pPr>
    </w:p>
    <w:p w14:paraId="5612CFEE" w14:textId="77777777" w:rsidR="0026746B" w:rsidRDefault="0026746B" w:rsidP="00FA0B98">
      <w:pPr>
        <w:numPr>
          <w:ilvl w:val="0"/>
          <w:numId w:val="16"/>
        </w:numPr>
        <w:jc w:val="both"/>
      </w:pPr>
      <w:r>
        <w:t xml:space="preserve">In the file sample_init_data.m, </w:t>
      </w:r>
      <w:r w:rsidR="00FA0B98">
        <w:t>confirm that</w:t>
      </w:r>
      <w:r>
        <w:t xml:space="preserve"> the </w:t>
      </w:r>
      <w:r w:rsidR="00FA0B98">
        <w:t>root variable in line 4 was updated to</w:t>
      </w:r>
      <w:r w:rsidR="00FA0B98" w:rsidRPr="00FA0B98">
        <w:t xml:space="preserve"> the location of fluocell_sample/ folder.</w:t>
      </w:r>
    </w:p>
    <w:p w14:paraId="5DFBE405" w14:textId="77777777" w:rsidR="00D875B1" w:rsidRDefault="00D875B1" w:rsidP="0067032C">
      <w:pPr>
        <w:ind w:left="360"/>
        <w:jc w:val="both"/>
      </w:pPr>
    </w:p>
    <w:p w14:paraId="2ABFBA39" w14:textId="16C0226C" w:rsidR="00F72F40" w:rsidRDefault="00F72F40" w:rsidP="001D67E6">
      <w:pPr>
        <w:numPr>
          <w:ilvl w:val="0"/>
          <w:numId w:val="16"/>
        </w:numPr>
        <w:jc w:val="both"/>
      </w:pPr>
      <w:r>
        <w:t>Run the polarity quantification scripts</w:t>
      </w:r>
      <w:r w:rsidR="00D713B5">
        <w:t>. First change your current working directory to the Fluocell app folder. If you installed Fluocell under the folder “fluocell/”, do this:</w:t>
      </w:r>
    </w:p>
    <w:p w14:paraId="23677FDD" w14:textId="77777777" w:rsidR="00D875B1" w:rsidRDefault="00D875B1" w:rsidP="0067032C">
      <w:pPr>
        <w:jc w:val="both"/>
      </w:pPr>
    </w:p>
    <w:p w14:paraId="1857F19B" w14:textId="32CBD90E" w:rsidR="00F72F40" w:rsidRDefault="001F4C23" w:rsidP="002E5422">
      <w:pPr>
        <w:jc w:val="both"/>
      </w:pPr>
      <w:r>
        <w:t xml:space="preserve">&gt;&gt; </w:t>
      </w:r>
      <w:r w:rsidR="0025343C">
        <w:t>cd</w:t>
      </w:r>
      <w:r w:rsidR="00A00E40">
        <w:t xml:space="preserve"> </w:t>
      </w:r>
      <w:r w:rsidR="006B3FC0">
        <w:t>fluocell/</w:t>
      </w:r>
      <w:r w:rsidR="0025343C">
        <w:t>app</w:t>
      </w:r>
      <w:r w:rsidR="00D713B5">
        <w:t xml:space="preserve"> </w:t>
      </w:r>
    </w:p>
    <w:p w14:paraId="00DC7312" w14:textId="77777777" w:rsidR="00733D05" w:rsidRDefault="00733D05" w:rsidP="00733D05">
      <w:pPr>
        <w:jc w:val="both"/>
      </w:pPr>
      <w:r>
        <w:t>&gt;&gt; cell_name = 'akt_1';</w:t>
      </w:r>
    </w:p>
    <w:p w14:paraId="24373004" w14:textId="77777777" w:rsidR="00733D05" w:rsidRDefault="00733D05" w:rsidP="00733D05">
      <w:pPr>
        <w:jc w:val="both"/>
      </w:pPr>
      <w:r>
        <w:t>&gt;&gt; data = sample_init_data('akt_1');</w:t>
      </w:r>
    </w:p>
    <w:p w14:paraId="7439BEF3" w14:textId="77777777" w:rsidR="00733D05" w:rsidRDefault="00733D05" w:rsidP="00733D05">
      <w:pPr>
        <w:jc w:val="both"/>
      </w:pPr>
      <w:r w:rsidRPr="00733D05">
        <w:lastRenderedPageBreak/>
        <w:t>&gt;&gt; single_cell_analyzer('akt_1',data);</w:t>
      </w:r>
    </w:p>
    <w:p w14:paraId="665F7024" w14:textId="77777777" w:rsidR="001E50DC" w:rsidRDefault="00093F3E" w:rsidP="00733D05">
      <w:pPr>
        <w:jc w:val="both"/>
      </w:pPr>
      <w:r>
        <w:rPr>
          <w:noProof/>
        </w:rPr>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528CF2E8" w:rsidR="00E758B9" w:rsidRPr="000B158E" w:rsidRDefault="00053021" w:rsidP="006B27F7">
      <w:pPr>
        <w:pStyle w:val="Heading1"/>
      </w:pPr>
      <w:r w:rsidRPr="000B158E">
        <w:t>Tracking Cells and Regions of Interest</w:t>
      </w:r>
    </w:p>
    <w:p w14:paraId="54D271B0" w14:textId="6DB661B2"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1B078938" w:rsidR="00D3025C" w:rsidRDefault="00426794" w:rsidP="00E758B9">
      <w:pPr>
        <w:tabs>
          <w:tab w:val="left" w:pos="0"/>
        </w:tabs>
        <w:rPr>
          <w:noProof/>
        </w:rPr>
      </w:pPr>
      <w:r w:rsidRPr="004046DA">
        <w:rPr>
          <w:b/>
          <w:noProof/>
          <w:u w:val="single"/>
        </w:rPr>
        <w:t>Note</w:t>
      </w:r>
      <w:r w:rsidRPr="005D7D00">
        <w:rPr>
          <w:b/>
          <w:noProof/>
        </w:rPr>
        <w:t xml:space="preserve"> </w:t>
      </w:r>
      <w:r>
        <w:rPr>
          <w:noProof/>
        </w:rPr>
        <w:t xml:space="preserve">that the option to “Apply Mask” may create a conflict </w:t>
      </w:r>
      <w:r w:rsidR="009754A3">
        <w:rPr>
          <w:noProof/>
        </w:rPr>
        <w:t>if</w:t>
      </w:r>
      <w:r>
        <w:rPr>
          <w:noProof/>
        </w:rPr>
        <w:t xml:space="preserve"> Fluocell detects another cell in the mask and move</w:t>
      </w:r>
      <w:r w:rsidR="009754A3">
        <w:rPr>
          <w:noProof/>
        </w:rPr>
        <w:t xml:space="preserve">s </w:t>
      </w:r>
      <w:r>
        <w:rPr>
          <w:noProof/>
        </w:rPr>
        <w:t>the ROIs by mistake. To avoid this conflict, close the figures and re-open the figures each time when the “Apply Mask” is checked or unchecked.</w:t>
      </w:r>
    </w:p>
    <w:p w14:paraId="0D121104" w14:textId="77777777" w:rsidR="00EF4D6B" w:rsidRDefault="00EF4D6B" w:rsidP="004046DA">
      <w:pPr>
        <w:tabs>
          <w:tab w:val="left" w:pos="0"/>
        </w:tabs>
        <w:rPr>
          <w:noProof/>
        </w:rPr>
      </w:pPr>
    </w:p>
    <w:p w14:paraId="1B215F34" w14:textId="3F2C1330" w:rsidR="004046DA" w:rsidRDefault="00EF4D6B" w:rsidP="004046DA">
      <w:pPr>
        <w:tabs>
          <w:tab w:val="left" w:pos="0"/>
        </w:tabs>
        <w:rPr>
          <w:noProof/>
        </w:rPr>
      </w:pPr>
      <w:r>
        <w:rPr>
          <w:noProof/>
        </w:rPr>
        <w:t>For the next example, u</w:t>
      </w:r>
      <w:r w:rsidR="0025343C">
        <w:rPr>
          <w:noProof/>
        </w:rPr>
        <w:t>se the Fluocell GUI to navigate to another example data</w:t>
      </w:r>
      <w:r w:rsidR="004046DA">
        <w:rPr>
          <w:noProof/>
        </w:rPr>
        <w:t>: tracking_ex/ folder.</w:t>
      </w:r>
      <w:r w:rsidR="00CE3663">
        <w:rPr>
          <w:noProof/>
        </w:rPr>
        <w:t xml:space="preserve"> </w:t>
      </w:r>
      <w:r>
        <w:rPr>
          <w:noProof/>
        </w:rPr>
        <w:t xml:space="preserve">The values and options of brightness factor, number of ROIs etc are chosen in the menu “Tools </w:t>
      </w:r>
      <w:r>
        <w:rPr>
          <w:noProof/>
        </w:rPr>
        <w:sym w:font="Wingdings" w:char="F0E0"/>
      </w:r>
      <w:r>
        <w:rPr>
          <w:noProof/>
        </w:rPr>
        <w:t xml:space="preserve"> Adjust Brightness Factor”.  </w:t>
      </w:r>
    </w:p>
    <w:p w14:paraId="3C3C438D" w14:textId="77777777" w:rsidR="009754A3" w:rsidRDefault="009754A3" w:rsidP="004046DA">
      <w:pPr>
        <w:tabs>
          <w:tab w:val="left" w:pos="0"/>
        </w:tabs>
        <w:rPr>
          <w:noProof/>
        </w:rPr>
      </w:pPr>
    </w:p>
    <w:p w14:paraId="091B2599" w14:textId="5C99F081" w:rsidR="00D90567" w:rsidRDefault="00D90567" w:rsidP="004046DA">
      <w:pPr>
        <w:tabs>
          <w:tab w:val="left" w:pos="0"/>
        </w:tabs>
        <w:rPr>
          <w:noProof/>
        </w:rPr>
      </w:pPr>
      <w:r w:rsidRPr="00AC62A0">
        <w:rPr>
          <w:noProof/>
        </w:rPr>
        <w:drawing>
          <wp:inline distT="0" distB="0" distL="0" distR="0" wp14:anchorId="18AC5C88" wp14:editId="6F6FA5F3">
            <wp:extent cx="5943600" cy="280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2890"/>
                    </a:xfrm>
                    <a:prstGeom prst="rect">
                      <a:avLst/>
                    </a:prstGeom>
                  </pic:spPr>
                </pic:pic>
              </a:graphicData>
            </a:graphic>
          </wp:inline>
        </w:drawing>
      </w:r>
    </w:p>
    <w:p w14:paraId="6A4E13CC" w14:textId="48A71AA2" w:rsidR="00E758B9" w:rsidRDefault="00E758B9" w:rsidP="00E758B9">
      <w:pPr>
        <w:shd w:val="clear" w:color="auto" w:fill="FFFFFF"/>
        <w:jc w:val="both"/>
      </w:pPr>
    </w:p>
    <w:p w14:paraId="6EC7BE92" w14:textId="77777777" w:rsidR="00463776" w:rsidRDefault="00463776" w:rsidP="00E758B9">
      <w:pPr>
        <w:shd w:val="clear" w:color="auto" w:fill="FFFFFF"/>
        <w:jc w:val="both"/>
      </w:pP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55DF3336" w14:textId="0B27EE0E" w:rsidR="00E758B9" w:rsidRDefault="00CE3663" w:rsidP="0067032C">
      <w:pPr>
        <w:jc w:val="both"/>
        <w:rPr>
          <w:noProof/>
        </w:rPr>
      </w:pPr>
      <w:r w:rsidRPr="00CE3663">
        <w:rPr>
          <w:noProof/>
          <w:lang w:eastAsia="en-US"/>
        </w:rPr>
        <w:t xml:space="preserve"> </w:t>
      </w:r>
    </w:p>
    <w:p w14:paraId="6EBC8C03" w14:textId="33890478" w:rsidR="004046DA" w:rsidRDefault="004046DA" w:rsidP="004046DA">
      <w:pPr>
        <w:tabs>
          <w:tab w:val="left" w:pos="0"/>
        </w:tabs>
        <w:ind w:left="420"/>
        <w:rPr>
          <w:noProof/>
        </w:rPr>
      </w:pPr>
    </w:p>
    <w:tbl>
      <w:tblPr>
        <w:tblStyle w:val="TableGrid"/>
        <w:tblpPr w:leftFromText="180" w:rightFromText="180" w:vertAnchor="text" w:horzAnchor="page" w:tblpX="1810" w:tblpY="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0567" w14:paraId="097E30CF" w14:textId="77777777" w:rsidTr="00D90567">
        <w:tc>
          <w:tcPr>
            <w:tcW w:w="9350" w:type="dxa"/>
          </w:tcPr>
          <w:p w14:paraId="2696FD3F" w14:textId="18E8F31A" w:rsidR="00D90567" w:rsidRDefault="00EF4D6B" w:rsidP="00D90567">
            <w:pPr>
              <w:jc w:val="both"/>
            </w:pPr>
            <w:r>
              <w:rPr>
                <w:noProof/>
                <w:lang w:eastAsia="en-US"/>
              </w:rPr>
              <w:t xml:space="preserve"> </w:t>
            </w:r>
            <w:r w:rsidRPr="00EF4D6B">
              <w:rPr>
                <w:noProof/>
              </w:rPr>
              <w:drawing>
                <wp:inline distT="0" distB="0" distL="0" distR="0" wp14:anchorId="5E1CC1B3" wp14:editId="2BD4F13A">
                  <wp:extent cx="4170807" cy="104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16"/>
                          <a:stretch/>
                        </pic:blipFill>
                        <pic:spPr bwMode="auto">
                          <a:xfrm>
                            <a:off x="0" y="0"/>
                            <a:ext cx="4265307" cy="1065977"/>
                          </a:xfrm>
                          <a:prstGeom prst="rect">
                            <a:avLst/>
                          </a:prstGeom>
                          <a:ln>
                            <a:noFill/>
                          </a:ln>
                          <a:extLst>
                            <a:ext uri="{53640926-AAD7-44D8-BBD7-CCE9431645EC}">
                              <a14:shadowObscured xmlns:a14="http://schemas.microsoft.com/office/drawing/2010/main"/>
                            </a:ext>
                          </a:extLst>
                        </pic:spPr>
                      </pic:pic>
                    </a:graphicData>
                  </a:graphic>
                </wp:inline>
              </w:drawing>
            </w:r>
          </w:p>
        </w:tc>
      </w:tr>
      <w:tr w:rsidR="00D90567" w14:paraId="63275A2D" w14:textId="77777777" w:rsidTr="00D90567">
        <w:tc>
          <w:tcPr>
            <w:tcW w:w="9350" w:type="dxa"/>
          </w:tcPr>
          <w:p w14:paraId="26DEE72F" w14:textId="77777777" w:rsidR="00D90567" w:rsidRDefault="00D90567" w:rsidP="00D90567">
            <w:r w:rsidRPr="002976BD">
              <w:rPr>
                <w:noProof/>
              </w:rPr>
              <w:drawing>
                <wp:inline distT="0" distB="0" distL="0" distR="0" wp14:anchorId="30063EDA" wp14:editId="7AA5EF62">
                  <wp:extent cx="2681720" cy="2486571"/>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4241" cy="2498181"/>
                          </a:xfrm>
                          <a:prstGeom prst="rect">
                            <a:avLst/>
                          </a:prstGeom>
                        </pic:spPr>
                      </pic:pic>
                    </a:graphicData>
                  </a:graphic>
                </wp:inline>
              </w:drawing>
            </w:r>
            <w:r w:rsidRPr="00D90567">
              <w:rPr>
                <w:noProof/>
              </w:rPr>
              <w:drawing>
                <wp:inline distT="0" distB="0" distL="0" distR="0" wp14:anchorId="4ADD79AA" wp14:editId="2D913A5D">
                  <wp:extent cx="2545946" cy="2474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0756" cy="2537119"/>
                          </a:xfrm>
                          <a:prstGeom prst="rect">
                            <a:avLst/>
                          </a:prstGeom>
                        </pic:spPr>
                      </pic:pic>
                    </a:graphicData>
                  </a:graphic>
                </wp:inline>
              </w:drawing>
            </w:r>
          </w:p>
          <w:p w14:paraId="49231D49" w14:textId="77777777" w:rsidR="00B94642" w:rsidRPr="00463776" w:rsidRDefault="00B94642" w:rsidP="00D90567"/>
        </w:tc>
      </w:tr>
    </w:tbl>
    <w:p w14:paraId="5254306C" w14:textId="4B92FEFA"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w:t>
      </w:r>
      <w:r w:rsidR="00B94642">
        <w:rPr>
          <w:noProof/>
        </w:rPr>
        <w:t>,</w:t>
      </w:r>
      <w:r w:rsidR="004A11C5" w:rsidRPr="004A11C5">
        <w:rPr>
          <w:noProof/>
        </w:rPr>
        <w:t xml:space="preserve"> and </w:t>
      </w:r>
      <w:r w:rsidR="00B94642">
        <w:rPr>
          <w:noProof/>
        </w:rPr>
        <w:t xml:space="preserve">the </w:t>
      </w:r>
      <w:r w:rsidR="004A11C5" w:rsidRPr="004A11C5">
        <w:rPr>
          <w:noProof/>
        </w:rPr>
        <w:t>user can change it by</w:t>
      </w:r>
      <w:r w:rsidR="00B94642">
        <w:rPr>
          <w:noProof/>
        </w:rPr>
        <w:t xml:space="preserve"> setting</w:t>
      </w:r>
      <w:r w:rsidR="00EF4D6B">
        <w:rPr>
          <w:noProof/>
        </w:rPr>
        <w:t xml:space="preserve"> “Number of ROIs” to 1 in the “Adjust Brightness Factor” menu. </w:t>
      </w:r>
    </w:p>
    <w:p w14:paraId="4E0BB66B" w14:textId="733A4D18" w:rsidR="00085286" w:rsidRDefault="00E55261" w:rsidP="00966131">
      <w:pPr>
        <w:tabs>
          <w:tab w:val="left" w:pos="0"/>
          <w:tab w:val="left" w:pos="8669"/>
        </w:tabs>
        <w:rPr>
          <w:noProof/>
        </w:rPr>
      </w:pPr>
      <w:r w:rsidRPr="00934E3E">
        <w:rPr>
          <w:noProof/>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Pr="00085286">
        <w:rPr>
          <w:noProof/>
        </w:rPr>
        <w:drawing>
          <wp:inline distT="0" distB="0" distL="0" distR="0" wp14:anchorId="3817291F" wp14:editId="5E9126D9">
            <wp:extent cx="2509040" cy="2868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624" cy="2876360"/>
                    </a:xfrm>
                    <a:prstGeom prst="rect">
                      <a:avLst/>
                    </a:prstGeom>
                    <a:noFill/>
                    <a:ln>
                      <a:noFill/>
                    </a:ln>
                  </pic:spPr>
                </pic:pic>
              </a:graphicData>
            </a:graphic>
          </wp:inline>
        </w:drawing>
      </w:r>
      <w:r w:rsidR="00966131">
        <w:rPr>
          <w:noProof/>
        </w:rPr>
        <w:tab/>
      </w:r>
    </w:p>
    <w:p w14:paraId="318172CF" w14:textId="77777777" w:rsidR="00B94642" w:rsidRDefault="00B94642" w:rsidP="00D445E5">
      <w:pPr>
        <w:tabs>
          <w:tab w:val="left" w:pos="0"/>
        </w:tabs>
        <w:rPr>
          <w:noProof/>
        </w:rPr>
      </w:pPr>
    </w:p>
    <w:p w14:paraId="4E1E4C2F" w14:textId="77777777" w:rsidR="00B94642" w:rsidRDefault="00B94642" w:rsidP="00D445E5">
      <w:pPr>
        <w:tabs>
          <w:tab w:val="left" w:pos="0"/>
        </w:tabs>
        <w:rPr>
          <w:noProof/>
        </w:rPr>
      </w:pPr>
    </w:p>
    <w:p w14:paraId="7B5D90DF" w14:textId="77777777" w:rsidR="00B94642" w:rsidRDefault="00B94642" w:rsidP="00D445E5">
      <w:pPr>
        <w:tabs>
          <w:tab w:val="left" w:pos="0"/>
        </w:tabs>
        <w:rPr>
          <w:noProof/>
        </w:rPr>
      </w:pPr>
    </w:p>
    <w:p w14:paraId="4C214C91" w14:textId="77777777" w:rsidR="00D875B1" w:rsidRDefault="00D875B1" w:rsidP="00D445E5">
      <w:pPr>
        <w:tabs>
          <w:tab w:val="left" w:pos="0"/>
        </w:tabs>
        <w:rPr>
          <w:noProof/>
        </w:rPr>
      </w:pPr>
    </w:p>
    <w:p w14:paraId="3262031C" w14:textId="5647CC46" w:rsidR="00426794" w:rsidRDefault="00EF4D6B" w:rsidP="00D445E5">
      <w:pPr>
        <w:tabs>
          <w:tab w:val="left" w:pos="0"/>
        </w:tabs>
        <w:rPr>
          <w:noProof/>
        </w:rPr>
      </w:pPr>
      <w:r>
        <w:rPr>
          <w:noProof/>
        </w:rPr>
        <w:t>Alternatively, if “Number of ROIs” is set to 3, we have</w:t>
      </w:r>
    </w:p>
    <w:p w14:paraId="4F8BA722" w14:textId="77777777" w:rsidR="00B94642" w:rsidRDefault="00B94642" w:rsidP="00D445E5">
      <w:pPr>
        <w:tabs>
          <w:tab w:val="left" w:pos="0"/>
        </w:tabs>
        <w:rPr>
          <w:noProof/>
        </w:rPr>
      </w:pPr>
    </w:p>
    <w:p w14:paraId="751E13A6" w14:textId="77777777" w:rsidR="00D445E5" w:rsidRDefault="00085286" w:rsidP="00D445E5">
      <w:pPr>
        <w:tabs>
          <w:tab w:val="left" w:pos="0"/>
        </w:tabs>
        <w:rPr>
          <w:noProof/>
        </w:rPr>
      </w:pPr>
      <w:r>
        <w:rPr>
          <w:noProof/>
        </w:rPr>
        <w:t xml:space="preserve">        </w:t>
      </w:r>
      <w:r w:rsidR="00E55261" w:rsidRPr="00085286">
        <w:rPr>
          <w:noProof/>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7895CC35" w:rsidR="009B2A71" w:rsidRDefault="00CB5477" w:rsidP="003D73F5">
      <w:pPr>
        <w:tabs>
          <w:tab w:val="left" w:pos="0"/>
        </w:tabs>
        <w:jc w:val="both"/>
        <w:rPr>
          <w:noProof/>
        </w:rPr>
      </w:pPr>
      <w:r>
        <w:rPr>
          <w:noProof/>
        </w:rPr>
        <w:t>The quantification output can be found in</w:t>
      </w:r>
      <w:r w:rsidR="00B94642">
        <w:rPr>
          <w:noProof/>
        </w:rPr>
        <w:t xml:space="preserve"> the</w:t>
      </w:r>
      <w:r>
        <w:rPr>
          <w:noProof/>
        </w:rPr>
        <w:t xml:space="preserve"> MATLAB workspace, under the variable “fluocell_data”, such as</w:t>
      </w:r>
      <w:r w:rsidR="009B2A71">
        <w:rPr>
          <w:noProof/>
        </w:rPr>
        <w:t xml:space="preserve"> fluocell_data.time, fluocell_data.ratio, fluocell_data.</w:t>
      </w:r>
      <w:r w:rsidR="00905996">
        <w:rPr>
          <w:noProof/>
        </w:rPr>
        <w:t>channel1</w:t>
      </w:r>
      <w:r w:rsidR="009B2A71">
        <w:rPr>
          <w:noProof/>
        </w:rPr>
        <w:t>, fluocell_data.</w:t>
      </w:r>
      <w:r w:rsidR="00905996">
        <w:rPr>
          <w:noProof/>
        </w:rPr>
        <w:t>channel2</w:t>
      </w:r>
      <w:r>
        <w:rPr>
          <w:noProof/>
        </w:rPr>
        <w:t xml:space="preserve"> etc.</w:t>
      </w:r>
      <w:r w:rsidR="00F91535">
        <w:rPr>
          <w:noProof/>
        </w:rPr>
        <w:t xml:space="preserve"> The average ratio or intensity values in the ROIs will be calculated and updated in fluocell_data. When multiple subcelluar regions are marked, each ROI is the region between two curves, numbered from outside in as labeled in the picture above. </w:t>
      </w:r>
      <w:r w:rsidR="00D2235F">
        <w:rPr>
          <w:noProof/>
        </w:rPr>
        <w:t>When z_stack is enabled, time-course quantification is disabled, and quantified z_stack value</w:t>
      </w:r>
      <w:r w:rsidR="0016079F">
        <w:rPr>
          <w:noProof/>
        </w:rPr>
        <w:t>s</w:t>
      </w:r>
      <w:r w:rsidR="00D2235F">
        <w:rPr>
          <w:noProof/>
        </w:rPr>
        <w:t xml:space="preserve"> </w:t>
      </w:r>
      <w:r w:rsidR="0016079F">
        <w:rPr>
          <w:noProof/>
        </w:rPr>
        <w:t>are</w:t>
      </w:r>
      <w:r w:rsidR="00D2235F">
        <w:rPr>
          <w:noProof/>
        </w:rPr>
        <w:t xml:space="preserve"> stored in the vector. </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43172B3B" w14:textId="6AE24F39" w:rsidR="00B94642" w:rsidRPr="009315B6" w:rsidRDefault="00C23743" w:rsidP="006B27F7">
      <w:pPr>
        <w:pStyle w:val="Heading1"/>
      </w:pPr>
      <w:r>
        <w:t>FA Detection and</w:t>
      </w:r>
      <w:r w:rsidR="00C06BE4">
        <w:t xml:space="preserve"> Subcellular Quantification</w:t>
      </w:r>
    </w:p>
    <w:p w14:paraId="05450CEA" w14:textId="070620EA" w:rsidR="0055085E" w:rsidRPr="00FE0D93" w:rsidRDefault="00BF45DE" w:rsidP="00BF45DE">
      <w:pPr>
        <w:numPr>
          <w:ilvl w:val="0"/>
          <w:numId w:val="20"/>
        </w:numPr>
        <w:jc w:val="both"/>
        <w:rPr>
          <w:b/>
        </w:rPr>
      </w:pPr>
      <w:r w:rsidRPr="00FE0D93">
        <w:t>Detect cell mask. The following commands will detect a sequence of cell mask</w:t>
      </w:r>
      <w:r w:rsidR="00B94642">
        <w:t>s</w:t>
      </w:r>
      <w:r w:rsidRPr="00FE0D93">
        <w:t xml:space="preserve">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r w:rsidR="006B3FC0">
        <w:t>fluocell</w:t>
      </w:r>
      <w:r w:rsidR="00085286" w:rsidRPr="00085286">
        <w:t>/app/fa_analysis/</w:t>
      </w:r>
    </w:p>
    <w:p w14:paraId="2444FF7A" w14:textId="77777777" w:rsidR="000E38BD" w:rsidRPr="00FE0D93" w:rsidRDefault="00AC480E" w:rsidP="000E38BD">
      <w:pPr>
        <w:ind w:left="360"/>
        <w:jc w:val="both"/>
      </w:pPr>
      <w:r w:rsidRPr="00FE0D93">
        <w:t xml:space="preserve">&gt;&gt; </w:t>
      </w:r>
      <w:r w:rsidR="000E38BD" w:rsidRPr="00FE0D93">
        <w:t>cell_name = 'src_pax';</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r w:rsidR="000E38BD" w:rsidRPr="00FE0D93">
        <w:t>sample_init_dat</w:t>
      </w:r>
      <w:r w:rsidRPr="00FE0D93">
        <w:t>a</w:t>
      </w:r>
      <w:r w:rsidR="000E38BD" w:rsidRPr="00FE0D93">
        <w:t>(cell_name, 'batch_detect_cell');</w:t>
      </w:r>
    </w:p>
    <w:p w14:paraId="3FB54961" w14:textId="77777777" w:rsidR="00987AF5" w:rsidRDefault="00987AF5" w:rsidP="00987AF5">
      <w:pPr>
        <w:jc w:val="both"/>
      </w:pPr>
      <w:r>
        <w:t xml:space="preserve">      </w:t>
      </w:r>
      <w:r w:rsidRPr="00FE0D93">
        <w:t>&gt;&gt;</w:t>
      </w:r>
      <w:r w:rsidR="00243096">
        <w:t xml:space="preserve"> </w:t>
      </w:r>
      <w:r w:rsidRPr="00FE0D93">
        <w:t>batch_detect_cell(cell_name, data);</w:t>
      </w:r>
    </w:p>
    <w:p w14:paraId="3BAC9F59" w14:textId="77777777" w:rsidR="00D875B1" w:rsidRDefault="00D875B1" w:rsidP="00987AF5">
      <w:pPr>
        <w:jc w:val="both"/>
      </w:pPr>
    </w:p>
    <w:p w14:paraId="28CCD499" w14:textId="77777777" w:rsidR="00363215" w:rsidRDefault="00085286" w:rsidP="00450326">
      <w:pPr>
        <w:jc w:val="both"/>
      </w:pPr>
      <w:r w:rsidRPr="00085286">
        <w:lastRenderedPageBreak/>
        <w:t xml:space="preserve"> </w:t>
      </w:r>
      <w:r w:rsidR="00E55261" w:rsidRPr="00085286">
        <w:rPr>
          <w:noProof/>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129775E" w14:textId="77777777" w:rsidR="00B94642" w:rsidRDefault="00B94642" w:rsidP="00450326">
      <w:pPr>
        <w:jc w:val="both"/>
      </w:pP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&gt;&gt; cell_name = 'src_pax';</w:t>
      </w:r>
    </w:p>
    <w:p w14:paraId="1677EF46" w14:textId="77777777" w:rsidR="000E38BD" w:rsidRDefault="000E38BD" w:rsidP="000E38BD">
      <w:pPr>
        <w:jc w:val="both"/>
      </w:pPr>
      <w:r>
        <w:t>&gt;&gt; data = sample_init_data(cell_name, 'batch_detect_fa');</w:t>
      </w:r>
    </w:p>
    <w:p w14:paraId="12231717" w14:textId="77777777" w:rsidR="00FE0D93" w:rsidRDefault="000E38BD" w:rsidP="000E38BD">
      <w:pPr>
        <w:jc w:val="both"/>
      </w:pPr>
      <w:r>
        <w:t>&gt;&gt; batch_detect_fa(cell_name, data);</w:t>
      </w:r>
    </w:p>
    <w:p w14:paraId="0876411D" w14:textId="77777777" w:rsidR="00D875B1" w:rsidRDefault="00D875B1" w:rsidP="000E38BD">
      <w:pPr>
        <w:jc w:val="both"/>
      </w:pPr>
    </w:p>
    <w:p w14:paraId="67398BD8" w14:textId="77777777" w:rsidR="00085286" w:rsidRDefault="00E55261" w:rsidP="000E38BD">
      <w:pPr>
        <w:jc w:val="both"/>
      </w:pPr>
      <w:r w:rsidRPr="00085286">
        <w:rPr>
          <w:noProof/>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&gt;&gt; compute_fa_property(cell_name, data);</w:t>
      </w:r>
    </w:p>
    <w:p w14:paraId="1764935E" w14:textId="77777777" w:rsidR="00D875B1" w:rsidRDefault="00D875B1" w:rsidP="00987AF5">
      <w:pPr>
        <w:jc w:val="both"/>
      </w:pPr>
    </w:p>
    <w:p w14:paraId="57543591" w14:textId="77777777" w:rsidR="003F1E3F" w:rsidRPr="003F1E3F" w:rsidRDefault="00E55261" w:rsidP="002E5422">
      <w:pPr>
        <w:jc w:val="both"/>
      </w:pPr>
      <w:r>
        <w:rPr>
          <w:noProof/>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25B78E9D" w:rsidR="002E5422" w:rsidRPr="006B27F7" w:rsidRDefault="00E82EFD" w:rsidP="00A86150">
      <w:pPr>
        <w:pStyle w:val="Heading1"/>
        <w:rPr>
          <w:i/>
          <w:u w:val="single"/>
        </w:rPr>
      </w:pPr>
      <w:r w:rsidRPr="006B27F7">
        <w:rPr>
          <w:rStyle w:val="Heading1Char"/>
        </w:rPr>
        <w:lastRenderedPageBreak/>
        <w:t>Useful Fluocell F</w:t>
      </w:r>
      <w:r w:rsidR="002E5422" w:rsidRPr="006B27F7">
        <w:rPr>
          <w:rStyle w:val="Heading1Char"/>
        </w:rPr>
        <w:t>unctions</w:t>
      </w:r>
    </w:p>
    <w:p w14:paraId="353615C7" w14:textId="77777777"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r w:rsidR="008E1DB6" w:rsidRPr="008E1DB6">
        <w:t>batch_sort_file_multiple_position</w:t>
      </w:r>
      <w:r>
        <w:t xml:space="preserve">(path, sub_dir). </w:t>
      </w:r>
      <w:r w:rsidR="00987AF5">
        <w:t xml:space="preserve">Note: </w:t>
      </w:r>
      <w:r w:rsidR="006937E9">
        <w:t xml:space="preserve">please </w:t>
      </w:r>
      <w:r w:rsidR="00987AF5">
        <w:t>don’t name a file with any space</w:t>
      </w:r>
      <w:r w:rsidR="006937E9">
        <w:t>, which may confuse MATLAB programs.</w:t>
      </w:r>
    </w:p>
    <w:p w14:paraId="07BFF590" w14:textId="77777777" w:rsidR="00837E8A" w:rsidRDefault="00837E8A" w:rsidP="00987AF5">
      <w:pPr>
        <w:ind w:left="360"/>
        <w:jc w:val="both"/>
      </w:pPr>
    </w:p>
    <w:p w14:paraId="76EE4E07" w14:textId="77777777" w:rsidR="002E5422" w:rsidRDefault="002B4D45" w:rsidP="005C3DF8">
      <w:pPr>
        <w:numPr>
          <w:ilvl w:val="0"/>
          <w:numId w:val="9"/>
        </w:numPr>
        <w:jc w:val="both"/>
      </w:pPr>
      <w:r>
        <w:t>Example:</w:t>
      </w:r>
    </w:p>
    <w:p w14:paraId="527904F4" w14:textId="77777777" w:rsidR="00837E8A" w:rsidRDefault="00837E8A" w:rsidP="0067032C">
      <w:pPr>
        <w:ind w:left="360"/>
        <w:jc w:val="both"/>
      </w:pPr>
    </w:p>
    <w:p w14:paraId="2F346179" w14:textId="77777777" w:rsidR="00450326" w:rsidRDefault="002E5422" w:rsidP="00987AF5">
      <w:pPr>
        <w:ind w:left="360"/>
        <w:jc w:val="both"/>
      </w:pPr>
      <w:r>
        <w:t xml:space="preserve">  &gt;&gt; path = 'E:\sof\fluocell_2.1\data\migration\07_01_2010\';  </w:t>
      </w:r>
    </w:p>
    <w:p w14:paraId="27B6CF71" w14:textId="15E45838" w:rsidR="002E5422" w:rsidRDefault="00450326" w:rsidP="00837E8A">
      <w:pPr>
        <w:ind w:left="360"/>
        <w:jc w:val="both"/>
      </w:pPr>
      <w:r>
        <w:t xml:space="preserve">  </w:t>
      </w:r>
      <w:r w:rsidR="002E5422">
        <w:t>&gt;&gt; sub_dir = {'FN5\2_2\', 'FN5\2_3\', 'FN5\2_FBS10\', 'FN10\1\', 'FN20\1\'};</w:t>
      </w:r>
      <w:r w:rsidR="00987AF5" w:rsidRPr="00987AF5">
        <w:t xml:space="preserve"> </w:t>
      </w:r>
    </w:p>
    <w:p w14:paraId="2B40E1AB" w14:textId="77777777" w:rsidR="00895578" w:rsidRDefault="002E5422" w:rsidP="00895578">
      <w:pPr>
        <w:ind w:left="360"/>
        <w:jc w:val="both"/>
      </w:pPr>
      <w:r>
        <w:t xml:space="preserve">  &gt;&gt; </w:t>
      </w:r>
      <w:r w:rsidR="00C80F8D" w:rsidRPr="00C80F8D">
        <w:t xml:space="preserve">batch_sort_file_multiple_position </w:t>
      </w:r>
      <w:r>
        <w:t>(path, sub_dir)</w:t>
      </w:r>
    </w:p>
    <w:p w14:paraId="0C66BF92" w14:textId="77777777" w:rsidR="00B94642" w:rsidRDefault="00B94642" w:rsidP="00895578">
      <w:pPr>
        <w:ind w:left="360"/>
        <w:jc w:val="both"/>
      </w:pPr>
    </w:p>
    <w:p w14:paraId="565A61D2" w14:textId="77777777" w:rsidR="000821D8" w:rsidRDefault="000821D8" w:rsidP="000821D8">
      <w:pPr>
        <w:pStyle w:val="ListParagraph"/>
        <w:numPr>
          <w:ilvl w:val="0"/>
          <w:numId w:val="9"/>
        </w:numPr>
        <w:jc w:val="both"/>
      </w:pPr>
      <w:r>
        <w:t xml:space="preserve">The </w:t>
      </w:r>
      <w:r w:rsidRPr="00C83185">
        <w:rPr>
          <w:i/>
        </w:rPr>
        <w:t>test_fluocell</w:t>
      </w:r>
      <w:r>
        <w:t xml:space="preserve"> m-file can be run to test the general functionality of Fluocell on your computer. The location of data file on your local computer needs to be set for the “</w:t>
      </w:r>
      <w:r w:rsidRPr="00C83185">
        <w:rPr>
          <w:i/>
        </w:rPr>
        <w:t>root</w:t>
      </w:r>
      <w:r>
        <w:t>” variable in the “</w:t>
      </w:r>
      <w:r w:rsidRPr="00C83185">
        <w:rPr>
          <w:i/>
        </w:rPr>
        <w:t>sample_init_data()</w:t>
      </w:r>
      <w:r>
        <w:t xml:space="preserve">” function. </w:t>
      </w:r>
    </w:p>
    <w:p w14:paraId="40CA7CA7" w14:textId="77777777" w:rsidR="000821D8" w:rsidRDefault="000821D8" w:rsidP="00F33443">
      <w:pPr>
        <w:pStyle w:val="ListParagraph"/>
        <w:ind w:left="360"/>
        <w:jc w:val="both"/>
      </w:pPr>
    </w:p>
    <w:p w14:paraId="731E18C3" w14:textId="64679066" w:rsidR="00895578" w:rsidRDefault="000821D8" w:rsidP="000821D8">
      <w:pPr>
        <w:numPr>
          <w:ilvl w:val="0"/>
          <w:numId w:val="9"/>
        </w:numPr>
        <w:jc w:val="both"/>
      </w:pPr>
      <w:r>
        <w:t>&gt;&gt; test_fluocell</w:t>
      </w:r>
      <w:r w:rsidR="00895578">
        <w:t>Different types of regions of interest. By default, fluocell allows the user to choose a region of polygonal shape which is supplied by the user. There is an additional option to choose a circular region of a fixed diameter. This can be set up in MATLAB by</w:t>
      </w:r>
    </w:p>
    <w:p w14:paraId="2AA80F7C" w14:textId="77777777" w:rsidR="00B94642" w:rsidRDefault="00B94642" w:rsidP="0067032C">
      <w:pPr>
        <w:ind w:left="360"/>
        <w:jc w:val="both"/>
      </w:pPr>
    </w:p>
    <w:p w14:paraId="64A8E128" w14:textId="77777777" w:rsidR="00895578" w:rsidRDefault="00895578" w:rsidP="00895578">
      <w:pPr>
        <w:ind w:left="360"/>
        <w:jc w:val="both"/>
      </w:pPr>
      <w:r>
        <w:t>&gt;&gt; fluocell_data.roi_type = ‘circle with fixed diameter’;</w:t>
      </w:r>
    </w:p>
    <w:p w14:paraId="3DD2A029" w14:textId="77777777" w:rsidR="00895578" w:rsidRDefault="00895578" w:rsidP="00895578">
      <w:pPr>
        <w:ind w:left="360"/>
        <w:jc w:val="both"/>
      </w:pPr>
      <w:r>
        <w:t>&gt;&gt; fluocell_data.roi_diameter = 100;</w:t>
      </w:r>
    </w:p>
    <w:p w14:paraId="50583AAE" w14:textId="77777777" w:rsidR="00B94642" w:rsidRDefault="00B94642" w:rsidP="00895578">
      <w:pPr>
        <w:ind w:left="360"/>
        <w:jc w:val="both"/>
      </w:pPr>
    </w:p>
    <w:p w14:paraId="54571C8F" w14:textId="74191A9B" w:rsidR="00895578" w:rsidRDefault="00895578" w:rsidP="00895578">
      <w:pPr>
        <w:ind w:left="360"/>
        <w:jc w:val="both"/>
      </w:pPr>
      <w:r>
        <w:t>If you want to switch back to a polygon</w:t>
      </w:r>
      <w:r w:rsidR="00B94642">
        <w:t>al</w:t>
      </w:r>
      <w:r>
        <w:t xml:space="preserve"> region, simply remove the roi.mat file from the ou</w:t>
      </w:r>
      <w:r w:rsidR="00B94642">
        <w:t>t</w:t>
      </w:r>
      <w:r>
        <w:t>put/ folder and set:</w:t>
      </w:r>
    </w:p>
    <w:p w14:paraId="63D00531" w14:textId="77777777" w:rsidR="00B94642" w:rsidRDefault="00B94642" w:rsidP="00895578">
      <w:pPr>
        <w:ind w:left="360"/>
        <w:jc w:val="both"/>
      </w:pPr>
    </w:p>
    <w:p w14:paraId="2CEF87B8" w14:textId="77777777" w:rsidR="00895578" w:rsidRDefault="00895578" w:rsidP="00895578">
      <w:pPr>
        <w:ind w:left="360"/>
        <w:jc w:val="both"/>
      </w:pPr>
      <w:r>
        <w:t>&gt;&gt; fluocell_data.roi_type = ‘any’;</w:t>
      </w:r>
    </w:p>
    <w:p w14:paraId="7C367BA7" w14:textId="77777777" w:rsidR="00895578" w:rsidRDefault="00895578" w:rsidP="00895578">
      <w:pPr>
        <w:ind w:left="360"/>
        <w:jc w:val="both"/>
      </w:pPr>
      <w:r>
        <w:t>&gt;&gt; fluocell_data.roi_diameter = 0;</w:t>
      </w:r>
    </w:p>
    <w:p w14:paraId="492AAD1F" w14:textId="1DE5D513" w:rsidR="008A7855" w:rsidRDefault="008A7855" w:rsidP="000821D8">
      <w:pPr>
        <w:jc w:val="both"/>
      </w:pPr>
    </w:p>
    <w:p w14:paraId="1E19A48F" w14:textId="77777777" w:rsidR="00AC15D3" w:rsidRDefault="00AC15D3" w:rsidP="00AC15D3">
      <w:pPr>
        <w:jc w:val="both"/>
      </w:pPr>
    </w:p>
    <w:p w14:paraId="58CAC4A2" w14:textId="7ED51A20" w:rsidR="00AC15D3" w:rsidRPr="00053917" w:rsidRDefault="00AC15D3" w:rsidP="006B27F7">
      <w:pPr>
        <w:pStyle w:val="Heading1"/>
      </w:pPr>
      <w:r w:rsidRPr="00053917">
        <w:rPr>
          <w:rFonts w:hint="eastAsia"/>
        </w:rPr>
        <w:t>Frequent</w:t>
      </w:r>
      <w:r w:rsidR="00B94642">
        <w:t>ly</w:t>
      </w:r>
      <w:r w:rsidRPr="00053917">
        <w:rPr>
          <w:rFonts w:hint="eastAsia"/>
        </w:rPr>
        <w:t xml:space="preserve"> </w:t>
      </w:r>
      <w:r w:rsidR="00053917" w:rsidRPr="00053917">
        <w:rPr>
          <w:rFonts w:hint="eastAsia"/>
        </w:rPr>
        <w:t>Asked Questions</w:t>
      </w:r>
    </w:p>
    <w:p w14:paraId="75E66E03" w14:textId="77777777" w:rsidR="00053917" w:rsidRDefault="00053917" w:rsidP="00AC15D3">
      <w:pPr>
        <w:jc w:val="both"/>
      </w:pPr>
    </w:p>
    <w:p w14:paraId="24177043" w14:textId="6D799329" w:rsidR="00DD026E" w:rsidRDefault="00837E8A" w:rsidP="00053917">
      <w:pPr>
        <w:numPr>
          <w:ilvl w:val="0"/>
          <w:numId w:val="4"/>
        </w:numPr>
        <w:rPr>
          <w:i/>
          <w:u w:val="single"/>
        </w:rPr>
      </w:pPr>
      <w:r>
        <w:rPr>
          <w:i/>
          <w:u w:val="single"/>
        </w:rPr>
        <w:t>How</w:t>
      </w:r>
      <w:r w:rsidR="00DD026E">
        <w:rPr>
          <w:i/>
          <w:u w:val="single"/>
        </w:rPr>
        <w:t xml:space="preserve"> </w:t>
      </w:r>
      <w:r>
        <w:rPr>
          <w:i/>
          <w:u w:val="single"/>
        </w:rPr>
        <w:t>are</w:t>
      </w:r>
      <w:r w:rsidR="00DD026E">
        <w:rPr>
          <w:i/>
          <w:u w:val="single"/>
        </w:rPr>
        <w:t xml:space="preserve"> the channel patterns and time frame pattern for the images obtained using software other than metamorph.</w:t>
      </w:r>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metamorph. For example, the image files have the names such as fret11.001, fret11.002, …, fret12.001, fret12.002 etc. </w:t>
      </w:r>
    </w:p>
    <w:p w14:paraId="0A7C0F99" w14:textId="77777777" w:rsidR="00DD026E" w:rsidRDefault="004A6FA9" w:rsidP="00DD026E">
      <w:r>
        <w:t>The first channel pattern</w:t>
      </w:r>
      <w:r w:rsidR="00DD026E">
        <w:t>: fret11 ;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 …, yfp_t1, yfp_t2 etc.. The first channel pattern: cfp; the second channel pattern: yfp; the time frame pattern:{‘t01’, ‘t%d’</w:t>
      </w:r>
      <w:r w:rsidR="00550585">
        <w:t>}, where ‘t%d’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lastRenderedPageBreak/>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286DC724" w:rsidR="00053917" w:rsidRDefault="00053917" w:rsidP="00053917">
      <w:r w:rsidRPr="007E6AD7">
        <w:rPr>
          <w:rFonts w:hint="eastAsia"/>
          <w:i/>
          <w:u w:val="single"/>
        </w:rPr>
        <w:t>Answer:</w:t>
      </w:r>
      <w:r>
        <w:rPr>
          <w:rFonts w:hint="eastAsia"/>
        </w:rPr>
        <w:t xml:space="preserve"> The Fluocell software use</w:t>
      </w:r>
      <w:r w:rsidR="00D875B1">
        <w:t>s the</w:t>
      </w:r>
      <w:r>
        <w:rPr>
          <w:rFonts w:hint="eastAsia"/>
        </w:rPr>
        <w:t xml:space="preserve"> </w:t>
      </w:r>
      <w:r w:rsidR="00C04857">
        <w:t>“</w:t>
      </w:r>
      <w:r w:rsidR="00C04857">
        <w:rPr>
          <w:rFonts w:hint="eastAsia"/>
        </w:rPr>
        <w:t>time frame pattern</w:t>
      </w:r>
      <w:r w:rsidR="00C04857">
        <w:t>”</w:t>
      </w:r>
      <w:r w:rsidR="00C04857">
        <w:rPr>
          <w:rFonts w:hint="eastAsia"/>
        </w:rPr>
        <w:t xml:space="preserve"> submitted by </w:t>
      </w:r>
      <w:r w:rsidR="00D875B1">
        <w:t xml:space="preserve">the </w:t>
      </w:r>
      <w:r w:rsidR="00C04857">
        <w:rPr>
          <w:rFonts w:hint="eastAsia"/>
        </w:rPr>
        <w:t>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w:t>
      </w:r>
      <w:r w:rsidR="00D875B1">
        <w:t xml:space="preserve">thr image has the file name pattern </w:t>
      </w:r>
      <w:r>
        <w:rPr>
          <w:rFonts w:hint="eastAsia"/>
        </w:rPr>
        <w:t>fret18_t1.TIF</w:t>
      </w:r>
      <w:r w:rsidR="00D875B1">
        <w:t xml:space="preserve">, </w:t>
      </w:r>
      <w:r>
        <w:rPr>
          <w:rFonts w:hint="eastAsia"/>
        </w:rPr>
        <w:t xml:space="preserve">Fluocell will </w:t>
      </w:r>
      <w:r w:rsidR="00D875B1">
        <w:t>process</w:t>
      </w:r>
      <w:r>
        <w:rPr>
          <w:rFonts w:hint="eastAsia"/>
        </w:rPr>
        <w:t xml:space="preserve"> the next file in the time sequence as</w:t>
      </w:r>
      <w:r w:rsidR="00C04857">
        <w:rPr>
          <w:rFonts w:hint="eastAsia"/>
        </w:rPr>
        <w:t xml:space="preserve"> fret28_t2.TIF by replacing</w:t>
      </w:r>
      <w:r>
        <w:rPr>
          <w:rFonts w:hint="eastAsia"/>
        </w:rPr>
        <w:t xml:space="preserve"> </w:t>
      </w:r>
      <w:r w:rsidR="00D875B1">
        <w:t xml:space="preserve">the </w:t>
      </w:r>
      <w:r>
        <w:t>‘</w:t>
      </w:r>
      <w:r>
        <w:rPr>
          <w:rFonts w:hint="eastAsia"/>
        </w:rPr>
        <w:t>t1</w:t>
      </w:r>
      <w:r>
        <w:t>’</w:t>
      </w:r>
      <w:r>
        <w:rPr>
          <w:rFonts w:hint="eastAsia"/>
        </w:rPr>
        <w:t xml:space="preserve"> </w:t>
      </w:r>
      <w:r>
        <w:t xml:space="preserve">in </w:t>
      </w:r>
      <w:r w:rsidR="00C04857">
        <w:rPr>
          <w:rFonts w:hint="eastAsia"/>
        </w:rPr>
        <w:t xml:space="preserve">two places </w:t>
      </w:r>
      <w:r w:rsidR="00D875B1">
        <w:t xml:space="preserve">in </w:t>
      </w:r>
      <w:r>
        <w:t>the</w:t>
      </w:r>
      <w:r>
        <w:rPr>
          <w:rFonts w:hint="eastAsia"/>
        </w:rPr>
        <w:t xml:space="preserve"> file name. In order to fix this problem, the file name pattern need</w:t>
      </w:r>
      <w:r w:rsidR="00D875B1">
        <w:t>s</w:t>
      </w:r>
      <w:r>
        <w:rPr>
          <w:rFonts w:hint="eastAsia"/>
        </w:rPr>
        <w:t xml:space="preserve"> to be defined as {</w:t>
      </w:r>
      <w:r>
        <w:t>‘</w:t>
      </w:r>
      <w:r>
        <w:rPr>
          <w:rFonts w:hint="eastAsia"/>
        </w:rPr>
        <w:t>_t1</w:t>
      </w:r>
      <w:r>
        <w:t>’</w:t>
      </w:r>
      <w:r>
        <w:rPr>
          <w:rFonts w:hint="eastAsia"/>
        </w:rPr>
        <w:t xml:space="preserve">, </w:t>
      </w:r>
      <w:r>
        <w:t>‘</w:t>
      </w:r>
      <w:r>
        <w:rPr>
          <w:rFonts w:hint="eastAsia"/>
        </w:rPr>
        <w:t>_t%d</w:t>
      </w:r>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7DF5A3E9" w14:textId="77777777" w:rsidR="00803DA2" w:rsidRDefault="00803DA2" w:rsidP="00D6297F">
      <w:pPr>
        <w:rPr>
          <w:b/>
          <w:i/>
          <w:u w:val="single"/>
        </w:rPr>
      </w:pPr>
    </w:p>
    <w:p w14:paraId="539E2598" w14:textId="77777777" w:rsidR="00803DA2" w:rsidRDefault="00803DA2" w:rsidP="00D6297F">
      <w:pPr>
        <w:rPr>
          <w:b/>
          <w:i/>
          <w:u w:val="single"/>
        </w:rPr>
      </w:pPr>
    </w:p>
    <w:p w14:paraId="6C638E82" w14:textId="77777777" w:rsidR="00D6297F" w:rsidRPr="0061630C" w:rsidRDefault="00D6297F" w:rsidP="006B27F7">
      <w:pPr>
        <w:pStyle w:val="Heading1"/>
      </w:pPr>
      <w:r w:rsidRPr="0061630C">
        <w:t>Installation and Usage</w:t>
      </w:r>
    </w:p>
    <w:p w14:paraId="425F013F" w14:textId="167D6D99" w:rsidR="00D6297F" w:rsidRDefault="00D6297F" w:rsidP="00D6297F">
      <w:r>
        <w:t xml:space="preserve">Download and install </w:t>
      </w:r>
      <w:r w:rsidR="004F6D1F">
        <w:t>F</w:t>
      </w:r>
      <w:r>
        <w:t>luocell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“sudo java –jar fluocellJava.jar.” A window should appear and a new session of MATLAB should launch.</w:t>
      </w:r>
    </w:p>
    <w:p w14:paraId="0F220E44" w14:textId="77777777" w:rsidR="00D875B1" w:rsidRDefault="00D875B1" w:rsidP="0067032C">
      <w:pPr>
        <w:ind w:left="1440"/>
      </w:pPr>
    </w:p>
    <w:p w14:paraId="0A4F3D89" w14:textId="64E23EED" w:rsidR="001E5D46" w:rsidRDefault="00D6297F" w:rsidP="00D6297F">
      <w:pPr>
        <w:jc w:val="both"/>
      </w:pPr>
      <w:r>
        <w:t xml:space="preserve">For future convenient usage, please make a shortcut of the executable file “fluocellJava.jar” </w:t>
      </w:r>
      <w:r w:rsidR="00D875B1">
        <w:t xml:space="preserve">and move it to </w:t>
      </w:r>
      <w:r>
        <w:t xml:space="preserve">the desktop. If MATLAB does not launch when “fluocellJava.jar” is executed, the </w:t>
      </w:r>
      <w:r w:rsidR="001E5D46">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r w:rsidR="001E5D46">
        <w:t>fluocell/src/gui/java/</w:t>
      </w:r>
      <w:r>
        <w:rPr>
          <w:rFonts w:hint="eastAsia"/>
        </w:rPr>
        <w:t xml:space="preserve"> folder, </w:t>
      </w:r>
      <w:r>
        <w:t>make a copy</w:t>
      </w:r>
      <w:r>
        <w:rPr>
          <w:rFonts w:hint="eastAsia"/>
        </w:rPr>
        <w:t xml:space="preserve"> from </w:t>
      </w:r>
      <w:r>
        <w:t>“</w:t>
      </w:r>
      <w:r w:rsidR="000C6883">
        <w:t>win-</w:t>
      </w:r>
      <w:r w:rsidR="00785255">
        <w:rPr>
          <w:rFonts w:hint="eastAsia"/>
        </w:rPr>
        <w:t>default.property</w:t>
      </w:r>
      <w:r>
        <w:t>”</w:t>
      </w:r>
      <w:r w:rsidR="000C6883">
        <w:t xml:space="preserve"> (“</w:t>
      </w:r>
      <w:r w:rsidR="008F4E7E">
        <w:t>mac-default</w:t>
      </w:r>
      <w:r w:rsidR="000C6883">
        <w:t>.property” on Mac)</w:t>
      </w:r>
      <w:r>
        <w:rPr>
          <w:rFonts w:hint="eastAsia"/>
        </w:rPr>
        <w:t xml:space="preserve"> to </w:t>
      </w:r>
      <w:r>
        <w:t>“</w:t>
      </w:r>
      <w:r w:rsidR="00785255">
        <w:rPr>
          <w:rFonts w:hint="eastAsia"/>
        </w:rPr>
        <w:t>default.property</w:t>
      </w:r>
      <w:r>
        <w:t>”;</w:t>
      </w:r>
      <w:r>
        <w:rPr>
          <w:rFonts w:hint="eastAsia"/>
        </w:rPr>
        <w:t xml:space="preserve"> (2) </w:t>
      </w:r>
      <w:r w:rsidR="001E5D46">
        <w:t>O</w:t>
      </w:r>
      <w:r w:rsidR="00785255">
        <w:t xml:space="preserve">pen </w:t>
      </w:r>
      <w:r w:rsidR="00D875B1">
        <w:t xml:space="preserve">the </w:t>
      </w:r>
      <w:r w:rsidR="00785255">
        <w:t>“default.property</w:t>
      </w:r>
      <w:r>
        <w:t xml:space="preserve">” </w:t>
      </w:r>
      <w:r w:rsidR="001E5D46">
        <w:t xml:space="preserve">file </w:t>
      </w:r>
      <w:r>
        <w:t>with a text editor, and after “matlablocation=” enter the path to the MATLAB exec</w:t>
      </w:r>
      <w:r w:rsidR="001E5D46">
        <w:t>utable</w:t>
      </w:r>
      <w:r>
        <w:t xml:space="preserve">. In Windows, use double backslashes(\\) between directories, since a single backslash is the escape key (e.g. </w:t>
      </w:r>
    </w:p>
    <w:p w14:paraId="1CF86632" w14:textId="77777777" w:rsidR="00D6297F" w:rsidRDefault="00D6297F" w:rsidP="00D6297F">
      <w:pPr>
        <w:jc w:val="both"/>
      </w:pPr>
      <w:r>
        <w:t xml:space="preserve">“matlablocation=C\:\\Program Files\\MATLAB\\2013a\\bin\\matlab.exe”). </w:t>
      </w:r>
    </w:p>
    <w:p w14:paraId="00755333" w14:textId="77777777" w:rsidR="00A14526" w:rsidRDefault="00A14526" w:rsidP="00D6297F">
      <w:pPr>
        <w:jc w:val="both"/>
      </w:pPr>
    </w:p>
    <w:p w14:paraId="3005867F" w14:textId="5694FAB7" w:rsidR="001E5D46" w:rsidRDefault="00A14526" w:rsidP="004537CE">
      <w:r>
        <w:t xml:space="preserve">In MATLAB, add the </w:t>
      </w:r>
      <w:r w:rsidR="004F6D1F">
        <w:t>F</w:t>
      </w:r>
      <w:r>
        <w:t xml:space="preserve">luocell programs to the searching path. </w:t>
      </w:r>
    </w:p>
    <w:p w14:paraId="5F058E1A" w14:textId="77777777" w:rsidR="001E5D46" w:rsidRDefault="001E5D46" w:rsidP="001E5D46">
      <w:pPr>
        <w:jc w:val="both"/>
      </w:pPr>
    </w:p>
    <w:p w14:paraId="73296A39" w14:textId="2C63188C"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w:t>
      </w:r>
      <w:r w:rsidR="00D875B1">
        <w:t>iles</w:t>
      </w:r>
      <w:r w:rsidRPr="009811EA">
        <w:t xml:space="preserve"> to add </w:t>
      </w:r>
      <w:r>
        <w:sym w:font="Wingdings" w:char="F0E0"/>
      </w:r>
      <w:r w:rsidRPr="009811EA">
        <w:t xml:space="preserve"> </w:t>
      </w:r>
      <w:r w:rsidR="00836528">
        <w:t>fluocell</w:t>
      </w:r>
      <w:r w:rsidR="00541BF3">
        <w:t>/</w:t>
      </w:r>
      <w:r w:rsidR="00836528">
        <w:t>app</w:t>
      </w:r>
      <w:r w:rsidR="00541BF3">
        <w:t>/</w:t>
      </w:r>
      <w:r w:rsidR="00836528">
        <w:t xml:space="preserve"> and fluocell</w:t>
      </w:r>
      <w:r w:rsidR="00541BF3">
        <w:t>/</w:t>
      </w:r>
      <w:r w:rsidR="00836528">
        <w:t>src</w:t>
      </w:r>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pathdef.m file should be saved either to its default location </w:t>
      </w:r>
      <w:r w:rsidR="005C03A2">
        <w:t xml:space="preserve">(MATLAB/toolbox/local/) </w:t>
      </w:r>
      <w:r w:rsidRPr="009811EA">
        <w:t xml:space="preserve">or </w:t>
      </w:r>
      <w:r w:rsidR="005C03A2">
        <w:t xml:space="preserve">the </w:t>
      </w:r>
      <w:r w:rsidRPr="009811EA">
        <w:t>same directory as “fluocell.jar” (usually in fluocell/src/gui/java/).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6B27F7">
      <w:pPr>
        <w:pStyle w:val="Heading1"/>
      </w:pPr>
      <w:r w:rsidRPr="00064C49">
        <w:t>Updates</w:t>
      </w:r>
    </w:p>
    <w:p w14:paraId="64D5FD9F" w14:textId="70B17312" w:rsidR="005B05B4" w:rsidRDefault="008B7C3E" w:rsidP="005B05B4">
      <w:pPr>
        <w:numPr>
          <w:ilvl w:val="0"/>
          <w:numId w:val="7"/>
        </w:numPr>
      </w:pPr>
      <w:r>
        <w:t>V</w:t>
      </w:r>
      <w:r w:rsidR="00CC1A67">
        <w:t>ersion fluocell-</w:t>
      </w:r>
      <w:r w:rsidR="00CF508A">
        <w:t>6</w:t>
      </w:r>
      <w:r w:rsidR="00B4756F">
        <w:t>.0</w:t>
      </w:r>
    </w:p>
    <w:p w14:paraId="006F9901" w14:textId="77777777" w:rsidR="00A577EC" w:rsidRDefault="00A577EC" w:rsidP="00786168"/>
    <w:p w14:paraId="544D5F7A" w14:textId="77777777" w:rsidR="00CB6C35" w:rsidRDefault="00CB6C35" w:rsidP="00786168"/>
    <w:sectPr w:rsidR="00CB6C35" w:rsidSect="002C7B7C">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C5E0B" w14:textId="77777777" w:rsidR="00042E08" w:rsidRDefault="00042E08">
      <w:r>
        <w:separator/>
      </w:r>
    </w:p>
  </w:endnote>
  <w:endnote w:type="continuationSeparator" w:id="0">
    <w:p w14:paraId="1F602652" w14:textId="77777777" w:rsidR="00042E08" w:rsidRDefault="00042E08">
      <w:r>
        <w:continuationSeparator/>
      </w:r>
    </w:p>
  </w:endnote>
  <w:endnote w:type="continuationNotice" w:id="1">
    <w:p w14:paraId="22E2AEC1" w14:textId="77777777" w:rsidR="00042E08" w:rsidRDefault="00042E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A4DB2" w14:textId="77777777" w:rsidR="00691D70" w:rsidRDefault="00691D70" w:rsidP="007D3B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EA947E" w14:textId="77777777" w:rsidR="00691D70" w:rsidRDefault="00691D70" w:rsidP="003D73F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388B9" w14:textId="77777777" w:rsidR="00691D70" w:rsidRDefault="00691D70" w:rsidP="007D3B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0988">
      <w:rPr>
        <w:rStyle w:val="PageNumber"/>
        <w:noProof/>
      </w:rPr>
      <w:t>1</w:t>
    </w:r>
    <w:r>
      <w:rPr>
        <w:rStyle w:val="PageNumber"/>
      </w:rPr>
      <w:fldChar w:fldCharType="end"/>
    </w:r>
  </w:p>
  <w:p w14:paraId="7B22F3D0" w14:textId="7547B96E" w:rsidR="00010E1F" w:rsidRDefault="00010E1F" w:rsidP="00966131">
    <w:pPr>
      <w:pStyle w:val="Footer"/>
      <w:ind w:right="360"/>
    </w:pPr>
    <w:r>
      <w:t>Copyright: Shaoyin</w:t>
    </w:r>
    <w:r w:rsidR="005D0B43">
      <w:t>g Lu and Yingxiao Wang 2011-201</w:t>
    </w:r>
    <w:r w:rsidR="00D2235F">
      <w:t>8</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13A6F3" w14:textId="77777777" w:rsidR="00042E08" w:rsidRDefault="00042E08">
      <w:r>
        <w:separator/>
      </w:r>
    </w:p>
  </w:footnote>
  <w:footnote w:type="continuationSeparator" w:id="0">
    <w:p w14:paraId="1972AF78" w14:textId="77777777" w:rsidR="00042E08" w:rsidRDefault="00042E08">
      <w:r>
        <w:continuationSeparator/>
      </w:r>
    </w:p>
  </w:footnote>
  <w:footnote w:type="continuationNotice" w:id="1">
    <w:p w14:paraId="39FD6341" w14:textId="77777777" w:rsidR="00042E08" w:rsidRDefault="00042E08"/>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0776D9"/>
    <w:multiLevelType w:val="hybridMultilevel"/>
    <w:tmpl w:val="45289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6A2B19"/>
    <w:multiLevelType w:val="hybridMultilevel"/>
    <w:tmpl w:val="7B74B688"/>
    <w:lvl w:ilvl="0" w:tplc="C598F86C">
      <w:start w:val="1"/>
      <w:numFmt w:val="upperRoman"/>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B92503F"/>
    <w:multiLevelType w:val="hybridMultilevel"/>
    <w:tmpl w:val="95847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7"/>
  </w:num>
  <w:num w:numId="3">
    <w:abstractNumId w:val="12"/>
  </w:num>
  <w:num w:numId="4">
    <w:abstractNumId w:val="28"/>
  </w:num>
  <w:num w:numId="5">
    <w:abstractNumId w:val="6"/>
  </w:num>
  <w:num w:numId="6">
    <w:abstractNumId w:val="24"/>
  </w:num>
  <w:num w:numId="7">
    <w:abstractNumId w:val="3"/>
  </w:num>
  <w:num w:numId="8">
    <w:abstractNumId w:val="2"/>
  </w:num>
  <w:num w:numId="9">
    <w:abstractNumId w:val="20"/>
  </w:num>
  <w:num w:numId="10">
    <w:abstractNumId w:val="16"/>
  </w:num>
  <w:num w:numId="11">
    <w:abstractNumId w:val="18"/>
  </w:num>
  <w:num w:numId="12">
    <w:abstractNumId w:val="23"/>
  </w:num>
  <w:num w:numId="13">
    <w:abstractNumId w:val="13"/>
  </w:num>
  <w:num w:numId="14">
    <w:abstractNumId w:val="25"/>
  </w:num>
  <w:num w:numId="15">
    <w:abstractNumId w:val="32"/>
  </w:num>
  <w:num w:numId="16">
    <w:abstractNumId w:val="22"/>
  </w:num>
  <w:num w:numId="17">
    <w:abstractNumId w:val="14"/>
  </w:num>
  <w:num w:numId="18">
    <w:abstractNumId w:val="27"/>
  </w:num>
  <w:num w:numId="19">
    <w:abstractNumId w:val="29"/>
  </w:num>
  <w:num w:numId="20">
    <w:abstractNumId w:val="8"/>
  </w:num>
  <w:num w:numId="21">
    <w:abstractNumId w:val="19"/>
  </w:num>
  <w:num w:numId="22">
    <w:abstractNumId w:val="0"/>
  </w:num>
  <w:num w:numId="23">
    <w:abstractNumId w:val="5"/>
  </w:num>
  <w:num w:numId="24">
    <w:abstractNumId w:val="7"/>
  </w:num>
  <w:num w:numId="25">
    <w:abstractNumId w:val="21"/>
  </w:num>
  <w:num w:numId="26">
    <w:abstractNumId w:val="11"/>
  </w:num>
  <w:num w:numId="27">
    <w:abstractNumId w:val="10"/>
  </w:num>
  <w:num w:numId="28">
    <w:abstractNumId w:val="4"/>
  </w:num>
  <w:num w:numId="29">
    <w:abstractNumId w:val="26"/>
  </w:num>
  <w:num w:numId="30">
    <w:abstractNumId w:val="1"/>
  </w:num>
  <w:num w:numId="31">
    <w:abstractNumId w:val="15"/>
  </w:num>
  <w:num w:numId="32">
    <w:abstractNumId w:val="30"/>
  </w:num>
  <w:num w:numId="33">
    <w:abstractNumId w:val="9"/>
  </w:num>
  <w:num w:numId="34">
    <w:abstractNumId w:val="3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 Kathy">
    <w15:presenceInfo w15:providerId="None" w15:userId="Lu, Kath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1ED8"/>
    <w:rsid w:val="00002E35"/>
    <w:rsid w:val="000055AA"/>
    <w:rsid w:val="00005FF6"/>
    <w:rsid w:val="00006091"/>
    <w:rsid w:val="00006314"/>
    <w:rsid w:val="00006664"/>
    <w:rsid w:val="00007017"/>
    <w:rsid w:val="00007DAA"/>
    <w:rsid w:val="00010B97"/>
    <w:rsid w:val="00010DBE"/>
    <w:rsid w:val="00010E1F"/>
    <w:rsid w:val="0001203E"/>
    <w:rsid w:val="00012271"/>
    <w:rsid w:val="000123A8"/>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2E08"/>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21D8"/>
    <w:rsid w:val="00083660"/>
    <w:rsid w:val="00083700"/>
    <w:rsid w:val="00084440"/>
    <w:rsid w:val="00084674"/>
    <w:rsid w:val="00085094"/>
    <w:rsid w:val="000850FF"/>
    <w:rsid w:val="00085286"/>
    <w:rsid w:val="000856E8"/>
    <w:rsid w:val="0008577D"/>
    <w:rsid w:val="00085BA4"/>
    <w:rsid w:val="00086024"/>
    <w:rsid w:val="00087306"/>
    <w:rsid w:val="000877F0"/>
    <w:rsid w:val="00090162"/>
    <w:rsid w:val="000901D7"/>
    <w:rsid w:val="00090E73"/>
    <w:rsid w:val="000913BA"/>
    <w:rsid w:val="00092CCF"/>
    <w:rsid w:val="00093E71"/>
    <w:rsid w:val="00093F3E"/>
    <w:rsid w:val="00094606"/>
    <w:rsid w:val="00096B23"/>
    <w:rsid w:val="000A05D8"/>
    <w:rsid w:val="000A0E3F"/>
    <w:rsid w:val="000A2CAD"/>
    <w:rsid w:val="000A5415"/>
    <w:rsid w:val="000A5DA1"/>
    <w:rsid w:val="000A5F43"/>
    <w:rsid w:val="000B158E"/>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633"/>
    <w:rsid w:val="00110D4C"/>
    <w:rsid w:val="0011190D"/>
    <w:rsid w:val="00111C71"/>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4087"/>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79F"/>
    <w:rsid w:val="00160827"/>
    <w:rsid w:val="00160A90"/>
    <w:rsid w:val="00160DF1"/>
    <w:rsid w:val="00161BA2"/>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7715C"/>
    <w:rsid w:val="0018367E"/>
    <w:rsid w:val="00184241"/>
    <w:rsid w:val="001849B0"/>
    <w:rsid w:val="00184DB6"/>
    <w:rsid w:val="001868CC"/>
    <w:rsid w:val="00187131"/>
    <w:rsid w:val="001902A0"/>
    <w:rsid w:val="001907FB"/>
    <w:rsid w:val="00190842"/>
    <w:rsid w:val="00190845"/>
    <w:rsid w:val="0019097E"/>
    <w:rsid w:val="001912D3"/>
    <w:rsid w:val="00192ED6"/>
    <w:rsid w:val="001936E1"/>
    <w:rsid w:val="00193A0A"/>
    <w:rsid w:val="001947F7"/>
    <w:rsid w:val="00195C65"/>
    <w:rsid w:val="0019624A"/>
    <w:rsid w:val="00196550"/>
    <w:rsid w:val="001973D7"/>
    <w:rsid w:val="001A04A3"/>
    <w:rsid w:val="001A0916"/>
    <w:rsid w:val="001A0CBF"/>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6452"/>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537"/>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697"/>
    <w:rsid w:val="00295AB6"/>
    <w:rsid w:val="0029602F"/>
    <w:rsid w:val="00296A42"/>
    <w:rsid w:val="002976BD"/>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0988"/>
    <w:rsid w:val="002B1405"/>
    <w:rsid w:val="002B1B81"/>
    <w:rsid w:val="002B2BFB"/>
    <w:rsid w:val="002B34FF"/>
    <w:rsid w:val="002B36F8"/>
    <w:rsid w:val="002B4310"/>
    <w:rsid w:val="002B4D45"/>
    <w:rsid w:val="002B589D"/>
    <w:rsid w:val="002B6A72"/>
    <w:rsid w:val="002B6ECA"/>
    <w:rsid w:val="002B7A09"/>
    <w:rsid w:val="002C0ABB"/>
    <w:rsid w:val="002C1563"/>
    <w:rsid w:val="002C2A14"/>
    <w:rsid w:val="002C36EB"/>
    <w:rsid w:val="002C56B9"/>
    <w:rsid w:val="002C6634"/>
    <w:rsid w:val="002C721A"/>
    <w:rsid w:val="002C76CA"/>
    <w:rsid w:val="002C7B6F"/>
    <w:rsid w:val="002C7B7C"/>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982"/>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3F5"/>
    <w:rsid w:val="003D7799"/>
    <w:rsid w:val="003E027A"/>
    <w:rsid w:val="003E37A7"/>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3169"/>
    <w:rsid w:val="004042E8"/>
    <w:rsid w:val="004046DA"/>
    <w:rsid w:val="0040522F"/>
    <w:rsid w:val="00413A54"/>
    <w:rsid w:val="00413C17"/>
    <w:rsid w:val="00413DAA"/>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7CE"/>
    <w:rsid w:val="00453D69"/>
    <w:rsid w:val="004540B2"/>
    <w:rsid w:val="00454492"/>
    <w:rsid w:val="00455402"/>
    <w:rsid w:val="004556DE"/>
    <w:rsid w:val="00455F1D"/>
    <w:rsid w:val="00456B1C"/>
    <w:rsid w:val="00457CC5"/>
    <w:rsid w:val="00461CB3"/>
    <w:rsid w:val="004621F8"/>
    <w:rsid w:val="00462D6F"/>
    <w:rsid w:val="00463776"/>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D80"/>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56E"/>
    <w:rsid w:val="004E3B98"/>
    <w:rsid w:val="004E51C0"/>
    <w:rsid w:val="004E618A"/>
    <w:rsid w:val="004E6510"/>
    <w:rsid w:val="004E66D3"/>
    <w:rsid w:val="004E706A"/>
    <w:rsid w:val="004E7130"/>
    <w:rsid w:val="004E7B9D"/>
    <w:rsid w:val="004F16A1"/>
    <w:rsid w:val="004F3A22"/>
    <w:rsid w:val="004F43CB"/>
    <w:rsid w:val="004F6D1F"/>
    <w:rsid w:val="004F757F"/>
    <w:rsid w:val="004F789A"/>
    <w:rsid w:val="0050140B"/>
    <w:rsid w:val="00501A9E"/>
    <w:rsid w:val="00501FA5"/>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2FE"/>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5F7A6B"/>
    <w:rsid w:val="00601290"/>
    <w:rsid w:val="00601EF3"/>
    <w:rsid w:val="0060238F"/>
    <w:rsid w:val="0060310B"/>
    <w:rsid w:val="00603246"/>
    <w:rsid w:val="00603C40"/>
    <w:rsid w:val="0060499A"/>
    <w:rsid w:val="00605700"/>
    <w:rsid w:val="00605FCC"/>
    <w:rsid w:val="00607811"/>
    <w:rsid w:val="00611342"/>
    <w:rsid w:val="00611F2C"/>
    <w:rsid w:val="006120CF"/>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32C"/>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1EE"/>
    <w:rsid w:val="00690776"/>
    <w:rsid w:val="006913C3"/>
    <w:rsid w:val="00691B3B"/>
    <w:rsid w:val="00691D70"/>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2BF"/>
    <w:rsid w:val="006B0B5F"/>
    <w:rsid w:val="006B0BBF"/>
    <w:rsid w:val="006B0C89"/>
    <w:rsid w:val="006B0C8D"/>
    <w:rsid w:val="006B1A80"/>
    <w:rsid w:val="006B27F7"/>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3C7E"/>
    <w:rsid w:val="006D4BE1"/>
    <w:rsid w:val="006D5B44"/>
    <w:rsid w:val="006D6590"/>
    <w:rsid w:val="006D69FD"/>
    <w:rsid w:val="006D77ED"/>
    <w:rsid w:val="006D7BC5"/>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030"/>
    <w:rsid w:val="00730545"/>
    <w:rsid w:val="0073163F"/>
    <w:rsid w:val="00731BAD"/>
    <w:rsid w:val="00732762"/>
    <w:rsid w:val="0073277C"/>
    <w:rsid w:val="0073285E"/>
    <w:rsid w:val="00732C27"/>
    <w:rsid w:val="00732FC7"/>
    <w:rsid w:val="00733D05"/>
    <w:rsid w:val="00734766"/>
    <w:rsid w:val="0073629D"/>
    <w:rsid w:val="00736E38"/>
    <w:rsid w:val="00737A48"/>
    <w:rsid w:val="0074071D"/>
    <w:rsid w:val="00740F6C"/>
    <w:rsid w:val="007417BF"/>
    <w:rsid w:val="00742AEB"/>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1B2A"/>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173E"/>
    <w:rsid w:val="007B4178"/>
    <w:rsid w:val="007B4BB9"/>
    <w:rsid w:val="007B4BD8"/>
    <w:rsid w:val="007B6402"/>
    <w:rsid w:val="007B691F"/>
    <w:rsid w:val="007B7E69"/>
    <w:rsid w:val="007C0F53"/>
    <w:rsid w:val="007C15ED"/>
    <w:rsid w:val="007C1A68"/>
    <w:rsid w:val="007C4ECC"/>
    <w:rsid w:val="007C6F92"/>
    <w:rsid w:val="007D0ACB"/>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2864"/>
    <w:rsid w:val="007F4F61"/>
    <w:rsid w:val="007F5E87"/>
    <w:rsid w:val="007F756A"/>
    <w:rsid w:val="007F77EA"/>
    <w:rsid w:val="007F7F96"/>
    <w:rsid w:val="00800C4D"/>
    <w:rsid w:val="008011E1"/>
    <w:rsid w:val="0080158A"/>
    <w:rsid w:val="008026B0"/>
    <w:rsid w:val="008029E6"/>
    <w:rsid w:val="00803DA2"/>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8A"/>
    <w:rsid w:val="00837EBD"/>
    <w:rsid w:val="008411B7"/>
    <w:rsid w:val="00841C20"/>
    <w:rsid w:val="008421B2"/>
    <w:rsid w:val="00843A0F"/>
    <w:rsid w:val="00845159"/>
    <w:rsid w:val="008458BA"/>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86A3C"/>
    <w:rsid w:val="00891B60"/>
    <w:rsid w:val="00891FCF"/>
    <w:rsid w:val="0089242D"/>
    <w:rsid w:val="00893D29"/>
    <w:rsid w:val="008941D5"/>
    <w:rsid w:val="00895371"/>
    <w:rsid w:val="008954F4"/>
    <w:rsid w:val="00895578"/>
    <w:rsid w:val="00896C7D"/>
    <w:rsid w:val="00897933"/>
    <w:rsid w:val="00897EA3"/>
    <w:rsid w:val="008A0005"/>
    <w:rsid w:val="008A0330"/>
    <w:rsid w:val="008A081E"/>
    <w:rsid w:val="008A0E82"/>
    <w:rsid w:val="008A283D"/>
    <w:rsid w:val="008A2B02"/>
    <w:rsid w:val="008A2CB8"/>
    <w:rsid w:val="008A4AF9"/>
    <w:rsid w:val="008A5D01"/>
    <w:rsid w:val="008A68D9"/>
    <w:rsid w:val="008A6C32"/>
    <w:rsid w:val="008A7855"/>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ADE"/>
    <w:rsid w:val="008E6BF5"/>
    <w:rsid w:val="008E6D52"/>
    <w:rsid w:val="008E77D9"/>
    <w:rsid w:val="008F10C4"/>
    <w:rsid w:val="008F1225"/>
    <w:rsid w:val="008F19E4"/>
    <w:rsid w:val="008F221F"/>
    <w:rsid w:val="008F3267"/>
    <w:rsid w:val="008F3DDC"/>
    <w:rsid w:val="008F473D"/>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5996"/>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131"/>
    <w:rsid w:val="009664B8"/>
    <w:rsid w:val="00966C22"/>
    <w:rsid w:val="00966CD5"/>
    <w:rsid w:val="0096701F"/>
    <w:rsid w:val="00967CE6"/>
    <w:rsid w:val="009708D0"/>
    <w:rsid w:val="00971CB9"/>
    <w:rsid w:val="0097221A"/>
    <w:rsid w:val="00973FE7"/>
    <w:rsid w:val="009754A3"/>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0A93"/>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527"/>
    <w:rsid w:val="009E3BDF"/>
    <w:rsid w:val="009E3CED"/>
    <w:rsid w:val="009E44E7"/>
    <w:rsid w:val="009E4F68"/>
    <w:rsid w:val="009E517B"/>
    <w:rsid w:val="009E6887"/>
    <w:rsid w:val="009E7D5F"/>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3C41"/>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86150"/>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3E3"/>
    <w:rsid w:val="00AB045C"/>
    <w:rsid w:val="00AB0AAC"/>
    <w:rsid w:val="00AB0B7C"/>
    <w:rsid w:val="00AB172A"/>
    <w:rsid w:val="00AB175E"/>
    <w:rsid w:val="00AB24B1"/>
    <w:rsid w:val="00AB2AB2"/>
    <w:rsid w:val="00AB3964"/>
    <w:rsid w:val="00AB5139"/>
    <w:rsid w:val="00AB5329"/>
    <w:rsid w:val="00AB5C0C"/>
    <w:rsid w:val="00AB71C2"/>
    <w:rsid w:val="00AC016F"/>
    <w:rsid w:val="00AC03A7"/>
    <w:rsid w:val="00AC0692"/>
    <w:rsid w:val="00AC0A8E"/>
    <w:rsid w:val="00AC15D3"/>
    <w:rsid w:val="00AC33E4"/>
    <w:rsid w:val="00AC3799"/>
    <w:rsid w:val="00AC3DCE"/>
    <w:rsid w:val="00AC41E9"/>
    <w:rsid w:val="00AC45FE"/>
    <w:rsid w:val="00AC480E"/>
    <w:rsid w:val="00AC5C3E"/>
    <w:rsid w:val="00AC62A0"/>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5F5"/>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262E"/>
    <w:rsid w:val="00B8310A"/>
    <w:rsid w:val="00B835F6"/>
    <w:rsid w:val="00B83918"/>
    <w:rsid w:val="00B85DC7"/>
    <w:rsid w:val="00B86393"/>
    <w:rsid w:val="00B905A3"/>
    <w:rsid w:val="00B9080A"/>
    <w:rsid w:val="00B90C03"/>
    <w:rsid w:val="00B90D9C"/>
    <w:rsid w:val="00B91CB7"/>
    <w:rsid w:val="00B92751"/>
    <w:rsid w:val="00B92AD9"/>
    <w:rsid w:val="00B92BFF"/>
    <w:rsid w:val="00B94642"/>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22B"/>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1A3"/>
    <w:rsid w:val="00CE3663"/>
    <w:rsid w:val="00CE3945"/>
    <w:rsid w:val="00CE468A"/>
    <w:rsid w:val="00CE66CC"/>
    <w:rsid w:val="00CE71ED"/>
    <w:rsid w:val="00CE72D6"/>
    <w:rsid w:val="00CF08F2"/>
    <w:rsid w:val="00CF17B6"/>
    <w:rsid w:val="00CF247A"/>
    <w:rsid w:val="00CF2912"/>
    <w:rsid w:val="00CF3DD4"/>
    <w:rsid w:val="00CF429D"/>
    <w:rsid w:val="00CF49E6"/>
    <w:rsid w:val="00CF508A"/>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2235F"/>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6AB7"/>
    <w:rsid w:val="00D475D9"/>
    <w:rsid w:val="00D47E41"/>
    <w:rsid w:val="00D50B7A"/>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3B5"/>
    <w:rsid w:val="00D71D61"/>
    <w:rsid w:val="00D72288"/>
    <w:rsid w:val="00D7254F"/>
    <w:rsid w:val="00D7490B"/>
    <w:rsid w:val="00D757EE"/>
    <w:rsid w:val="00D75A3E"/>
    <w:rsid w:val="00D80976"/>
    <w:rsid w:val="00D80B2F"/>
    <w:rsid w:val="00D821F1"/>
    <w:rsid w:val="00D8355D"/>
    <w:rsid w:val="00D850F6"/>
    <w:rsid w:val="00D85362"/>
    <w:rsid w:val="00D875B1"/>
    <w:rsid w:val="00D87879"/>
    <w:rsid w:val="00D90567"/>
    <w:rsid w:val="00D90C2F"/>
    <w:rsid w:val="00D90F57"/>
    <w:rsid w:val="00D919D7"/>
    <w:rsid w:val="00D92245"/>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A7999"/>
    <w:rsid w:val="00DB0FE9"/>
    <w:rsid w:val="00DB144B"/>
    <w:rsid w:val="00DB1A44"/>
    <w:rsid w:val="00DB34A2"/>
    <w:rsid w:val="00DB409A"/>
    <w:rsid w:val="00DB40D7"/>
    <w:rsid w:val="00DB58C1"/>
    <w:rsid w:val="00DB7C36"/>
    <w:rsid w:val="00DC1E55"/>
    <w:rsid w:val="00DC29B1"/>
    <w:rsid w:val="00DC38C0"/>
    <w:rsid w:val="00DC6DF1"/>
    <w:rsid w:val="00DC740D"/>
    <w:rsid w:val="00DC7A65"/>
    <w:rsid w:val="00DD026E"/>
    <w:rsid w:val="00DD044E"/>
    <w:rsid w:val="00DD118F"/>
    <w:rsid w:val="00DD1F4B"/>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98C"/>
    <w:rsid w:val="00DE4D0F"/>
    <w:rsid w:val="00DE55A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4B3"/>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0DE"/>
    <w:rsid w:val="00E549B9"/>
    <w:rsid w:val="00E54F08"/>
    <w:rsid w:val="00E55261"/>
    <w:rsid w:val="00E55399"/>
    <w:rsid w:val="00E554EE"/>
    <w:rsid w:val="00E559C8"/>
    <w:rsid w:val="00E567D4"/>
    <w:rsid w:val="00E568DF"/>
    <w:rsid w:val="00E57492"/>
    <w:rsid w:val="00E6095A"/>
    <w:rsid w:val="00E60B2E"/>
    <w:rsid w:val="00E61D4D"/>
    <w:rsid w:val="00E63614"/>
    <w:rsid w:val="00E63F12"/>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21E5"/>
    <w:rsid w:val="00EE3EB5"/>
    <w:rsid w:val="00EE434E"/>
    <w:rsid w:val="00EE4C7F"/>
    <w:rsid w:val="00EE6F46"/>
    <w:rsid w:val="00EE7354"/>
    <w:rsid w:val="00EF07D0"/>
    <w:rsid w:val="00EF1522"/>
    <w:rsid w:val="00EF2093"/>
    <w:rsid w:val="00EF3A72"/>
    <w:rsid w:val="00EF423C"/>
    <w:rsid w:val="00EF454B"/>
    <w:rsid w:val="00EF4D6B"/>
    <w:rsid w:val="00EF4F41"/>
    <w:rsid w:val="00EF51FA"/>
    <w:rsid w:val="00EF646B"/>
    <w:rsid w:val="00EF656A"/>
    <w:rsid w:val="00EF6938"/>
    <w:rsid w:val="00EF7071"/>
    <w:rsid w:val="00EF72D4"/>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443"/>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3DCD"/>
    <w:rsid w:val="00F84198"/>
    <w:rsid w:val="00F856D0"/>
    <w:rsid w:val="00F8672F"/>
    <w:rsid w:val="00F91231"/>
    <w:rsid w:val="00F91535"/>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A08"/>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paragraph" w:styleId="Heading1">
    <w:name w:val="heading 1"/>
    <w:basedOn w:val="Normal"/>
    <w:next w:val="Normal"/>
    <w:link w:val="Heading1Char"/>
    <w:qFormat/>
    <w:rsid w:val="009E7D5F"/>
    <w:pPr>
      <w:numPr>
        <w:numId w:val="32"/>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Subtitle"/>
    <w:uiPriority w:val="34"/>
    <w:qFormat/>
    <w:rsid w:val="00A86150"/>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E7D5F"/>
    <w:rPr>
      <w:b/>
      <w:sz w:val="28"/>
      <w:szCs w:val="28"/>
      <w:lang w:eastAsia="zh-CN"/>
    </w:rPr>
  </w:style>
  <w:style w:type="character" w:styleId="Emphasis">
    <w:name w:val="Emphasis"/>
    <w:qFormat/>
    <w:rsid w:val="00A86150"/>
    <w:rPr>
      <w:rFonts w:eastAsia="Times New Roman"/>
      <w:bCs/>
      <w:u w:val="single"/>
      <w:lang w:eastAsia="en-US"/>
    </w:rPr>
  </w:style>
  <w:style w:type="paragraph" w:styleId="Subtitle">
    <w:name w:val="Subtitle"/>
    <w:basedOn w:val="Normal"/>
    <w:next w:val="Normal"/>
    <w:link w:val="SubtitleChar"/>
    <w:qFormat/>
    <w:rsid w:val="00A86150"/>
    <w:pPr>
      <w:spacing w:line="276" w:lineRule="auto"/>
      <w:outlineLvl w:val="0"/>
    </w:pPr>
  </w:style>
  <w:style w:type="character" w:customStyle="1" w:styleId="SubtitleChar">
    <w:name w:val="Subtitle Char"/>
    <w:basedOn w:val="DefaultParagraphFont"/>
    <w:link w:val="Subtitle"/>
    <w:rsid w:val="00A86150"/>
    <w:rPr>
      <w:sz w:val="24"/>
      <w:szCs w:val="24"/>
      <w:lang w:eastAsia="zh-CN"/>
    </w:rPr>
  </w:style>
  <w:style w:type="character" w:styleId="PageNumber">
    <w:name w:val="page number"/>
    <w:basedOn w:val="DefaultParagraphFont"/>
    <w:rsid w:val="00691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emf"/><Relationship Id="rId29" Type="http://schemas.openxmlformats.org/officeDocument/2006/relationships/image" Target="media/image1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9" Type="http://schemas.openxmlformats.org/officeDocument/2006/relationships/hyperlink" Target="http://github/lu6007/p/fluocel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alu@ucsd.edu" TargetMode="External"/><Relationship Id="rId33" Type="http://schemas.openxmlformats.org/officeDocument/2006/relationships/image" Target="media/image23.png"/><Relationship Id="rId34" Type="http://schemas.openxmlformats.org/officeDocument/2006/relationships/image" Target="media/image24.emf"/><Relationship Id="rId35" Type="http://schemas.openxmlformats.org/officeDocument/2006/relationships/image" Target="media/image25.png"/><Relationship Id="rId36" Type="http://schemas.openxmlformats.org/officeDocument/2006/relationships/image" Target="media/image26.emf"/><Relationship Id="rId10" Type="http://schemas.openxmlformats.org/officeDocument/2006/relationships/hyperlink" Target="http://wang.ucsd.edu/~kalu/fluocell_dataset/fluocell_sample.zip"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emf"/><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microsoft.com/office/2011/relationships/people" Target="peop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A39FAA9-D5E6-8843-BB7D-2D136E35B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12</Pages>
  <Words>2226</Words>
  <Characters>12690</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14887</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24</cp:revision>
  <cp:lastPrinted>2013-05-10T18:15:00Z</cp:lastPrinted>
  <dcterms:created xsi:type="dcterms:W3CDTF">2017-05-11T23:29:00Z</dcterms:created>
  <dcterms:modified xsi:type="dcterms:W3CDTF">2018-08-27T20:15:00Z</dcterms:modified>
</cp:coreProperties>
</file>