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5FE8155"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Fonts w:eastAsia="SimSun"/>
        </w:rPr>
      </w:pPr>
      <w:r w:rsidRPr="004537CE">
        <w:rPr>
          <w:rStyle w:val="Emphasis"/>
          <w:rFonts w:eastAsia="SimSun"/>
        </w:rPr>
        <w:t xml:space="preserve">Contact </w:t>
      </w:r>
    </w:p>
    <w:p w14:paraId="3A528F79" w14:textId="117C5E77" w:rsidR="001A270D" w:rsidRDefault="00DA3010" w:rsidP="004537CE">
      <w:pPr>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p w14:paraId="7B145C4F" w14:textId="20DF88CE" w:rsidR="00C43D4F" w:rsidRDefault="00C43D4F" w:rsidP="004537CE">
      <w:pPr>
        <w:pStyle w:val="ListParagraph"/>
        <w:numPr>
          <w:ilvl w:val="0"/>
          <w:numId w:val="34"/>
        </w:numPr>
      </w:pPr>
      <w:r>
        <w:t xml:space="preserve">Download the </w:t>
      </w:r>
      <w:proofErr w:type="spellStart"/>
      <w:r>
        <w:t>fluocell</w:t>
      </w:r>
      <w:proofErr w:type="spellEnd"/>
      <w:r>
        <w:t xml:space="preserve">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w:t>
      </w:r>
      <w:proofErr w:type="spellStart"/>
      <w:r w:rsidR="009708D0">
        <w:t>fluocell</w:t>
      </w:r>
      <w:proofErr w:type="spellEnd"/>
      <w:r w:rsidR="009708D0">
        <w:t xml:space="preserve"> dataset from here: </w:t>
      </w:r>
      <w:hyperlink r:id="rId10" w:history="1">
        <w:r w:rsidR="007F756A">
          <w:rPr>
            <w:rStyle w:val="Hyperlink"/>
          </w:rPr>
          <w:t>http://wang.ucsd.edu/~kalu/fluocell_dataset/fluocell_sample.zip</w:t>
        </w:r>
      </w:hyperlink>
      <w:r w:rsidR="009708D0">
        <w:t xml:space="preserve"> , unzip, and the install it to a folder named “</w:t>
      </w:r>
      <w:proofErr w:type="spellStart"/>
      <w:r w:rsidR="009708D0">
        <w:t>fluocell_sample</w:t>
      </w:r>
      <w:proofErr w:type="spellEnd"/>
      <w:r w:rsidR="009708D0">
        <w:t>/” which is readable and writable by</w:t>
      </w:r>
      <w:r w:rsidR="007F756A">
        <w:t xml:space="preserve"> users</w:t>
      </w:r>
      <w:r w:rsidR="009708D0">
        <w:t xml:space="preserve">. The relative location of the dataset README file from the </w:t>
      </w:r>
      <w:proofErr w:type="spellStart"/>
      <w:r w:rsidR="009708D0">
        <w:t>fluocell</w:t>
      </w:r>
      <w:proofErr w:type="spellEnd"/>
      <w:r w:rsidR="009708D0">
        <w:t xml:space="preserve"> root directory is:</w:t>
      </w:r>
      <w:r w:rsidR="00C43D4F">
        <w:t xml:space="preserve"> </w:t>
      </w:r>
      <w:proofErr w:type="spellStart"/>
      <w:r w:rsidR="009708D0">
        <w:t>fluocell_sample</w:t>
      </w:r>
      <w:proofErr w:type="spellEnd"/>
      <w:r w:rsidR="009708D0">
        <w:t>/README.txt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w:t>
      </w:r>
      <w:proofErr w:type="spellStart"/>
      <w:r>
        <w:t>fluocell</w:t>
      </w:r>
      <w:proofErr w:type="spellEnd"/>
      <w:r w:rsidR="00D6297F" w:rsidRPr="00D6297F">
        <w:t xml:space="preserve">.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lang w:eastAsia="en-US"/>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lang w:eastAsia="en-US"/>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lang w:eastAsia="en-US"/>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lang w:eastAsia="en-US"/>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498E7913"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del w:id="0" w:author="Lu, Kathy" w:date="2017-05-22T12:21:00Z">
        <w:r w:rsidRPr="00226FD1" w:rsidDel="006B02BF">
          <w:rPr>
            <w:b/>
          </w:rPr>
          <w:delText>.</w:delText>
        </w:r>
        <w:r w:rsidDel="006B02BF">
          <w:delText xml:space="preserve"> </w:delText>
        </w:r>
      </w:del>
      <w:ins w:id="1" w:author="Lu, Kathy" w:date="2017-05-22T12:21:00Z">
        <w:r w:rsidR="006B02BF">
          <w:rPr>
            <w:b/>
          </w:rPr>
          <w:t xml:space="preserve">, </w:t>
        </w:r>
        <w:r w:rsidR="006B02BF" w:rsidRPr="006B02BF">
          <w:rPr>
            <w:rPrChange w:id="2" w:author="Lu, Kathy" w:date="2017-05-22T12:21:00Z">
              <w:rPr>
                <w:b/>
              </w:rPr>
            </w:rPrChange>
          </w:rPr>
          <w:t>and make sure</w:t>
        </w:r>
      </w:ins>
      <w:ins w:id="3" w:author="Lu, Kathy" w:date="2017-05-22T12:20:00Z">
        <w:r w:rsidR="00FE4A08">
          <w:t xml:space="preserve"> that the </w:t>
        </w:r>
      </w:ins>
      <w:ins w:id="4" w:author="Lu, Kathy" w:date="2017-05-22T12:21:00Z">
        <w:r w:rsidR="006B02BF">
          <w:t>“Time Frame Pattern” matches the string pattern in the file name.</w:t>
        </w:r>
      </w:ins>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w:t>
      </w:r>
      <w:proofErr w:type="spellStart"/>
      <w:r w:rsidR="00D50B7A">
        <w:t>src</w:t>
      </w:r>
      <w:proofErr w:type="spellEnd"/>
      <w:r w:rsidR="00D50B7A">
        <w:t xml:space="preserve"> </w:t>
      </w:r>
      <w:proofErr w:type="spellStart"/>
      <w:r w:rsidR="00D50B7A">
        <w:t>pax</w:t>
      </w:r>
      <w:proofErr w:type="spellEnd"/>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lang w:eastAsia="en-US"/>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lang w:eastAsia="en-US"/>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w:t>
      </w:r>
      <w:proofErr w:type="spellStart"/>
      <w:r w:rsidRPr="007B4BD8">
        <w:t>fluocell</w:t>
      </w:r>
      <w:r>
        <w:t>_sample</w:t>
      </w:r>
      <w:proofErr w:type="spellEnd"/>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w:t>
      </w:r>
      <w:proofErr w:type="spellStart"/>
      <w:r w:rsidR="00D7079A">
        <w:t>make_movie</w:t>
      </w:r>
      <w:proofErr w:type="spellEnd"/>
      <w:r w:rsidR="00D7079A">
        <w:t xml:space="preserve"> function</w:t>
      </w:r>
      <w:r w:rsidR="00E63F12">
        <w:t xml:space="preserve"> in the MATLAB command window</w:t>
      </w:r>
      <w:r w:rsidR="00D7079A">
        <w:t xml:space="preserve">.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commentRangeStart w:id="5"/>
      <w:r w:rsidRPr="00E63F12">
        <w:t>&gt;&gt; cd</w:t>
      </w:r>
      <w:proofErr w:type="gramStart"/>
      <w:r w:rsidRPr="00E63F12">
        <w:t xml:space="preserve"> </w:t>
      </w:r>
      <w:r w:rsidR="00187131" w:rsidRPr="00E63F12">
        <w:t>..</w:t>
      </w:r>
      <w:proofErr w:type="gramEnd"/>
      <w:r w:rsidR="00187131" w:rsidRPr="00E63F12">
        <w:t>/</w:t>
      </w:r>
      <w:r w:rsidRPr="00E63F12">
        <w:t>../../</w:t>
      </w:r>
      <w:r w:rsidR="008A283D" w:rsidRPr="00E63F12">
        <w:t>app</w:t>
      </w:r>
      <w:commentRangeEnd w:id="5"/>
      <w:r w:rsidR="00E63F12" w:rsidRPr="00E63F12">
        <w:rPr>
          <w:rStyle w:val="CommentReference"/>
        </w:rPr>
        <w:commentReference w:id="5"/>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2AA59395" w14:textId="31D24818" w:rsidR="00217A20" w:rsidRDefault="00F44D76" w:rsidP="0067032C">
      <w:pPr>
        <w:ind w:left="360"/>
        <w:jc w:val="both"/>
        <w:rPr>
          <w:b/>
          <w:sz w:val="28"/>
          <w:szCs w:val="28"/>
        </w:rPr>
      </w:pPr>
      <w:r>
        <w:t xml:space="preserve">The function </w:t>
      </w:r>
      <w:proofErr w:type="spellStart"/>
      <w:r>
        <w:t>make_</w:t>
      </w:r>
      <w:proofErr w:type="gramStart"/>
      <w:r>
        <w:t>movie</w:t>
      </w:r>
      <w:proofErr w:type="spellEnd"/>
      <w:r>
        <w:t>(</w:t>
      </w:r>
      <w:proofErr w:type="gramEnd"/>
      <w:r>
        <w:t>)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w:t>
      </w:r>
      <w:proofErr w:type="spellStart"/>
      <w:r w:rsidRPr="00E46BDB">
        <w:t>fluocell_sample</w:t>
      </w:r>
      <w:proofErr w:type="spellEnd"/>
      <w:r w:rsidRPr="00E46BDB">
        <w:t>\flim_0505_2014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lang w:eastAsia="en-US"/>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lang w:eastAsia="en-US"/>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lang w:eastAsia="en-US"/>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proofErr w:type="spellStart"/>
      <w:r w:rsidR="00316982">
        <w:t>C</w:t>
      </w:r>
      <w:r>
        <w:t>olormap</w:t>
      </w:r>
      <w:proofErr w:type="spellEnd"/>
      <w:r>
        <w:t xml:space="preserve"> </w:t>
      </w:r>
      <w:r w:rsidR="0067066C">
        <w:t>to 0-5000</w:t>
      </w:r>
      <w:r w:rsidR="00316982">
        <w:t xml:space="preserve">, </w:t>
      </w:r>
      <w:r w:rsidR="007D0ACB">
        <w:t xml:space="preserve">Edit </w:t>
      </w:r>
      <w:r w:rsidR="007D0ACB">
        <w:sym w:font="Wingdings" w:char="F0E0"/>
      </w:r>
      <w:r w:rsidR="007D0ACB">
        <w:t xml:space="preserve"> </w:t>
      </w:r>
      <w:proofErr w:type="spellStart"/>
      <w:r w:rsidR="007D0ACB">
        <w:t>Colormap</w:t>
      </w:r>
      <w:proofErr w:type="spellEnd"/>
      <w:r w:rsidR="007D0ACB">
        <w:t xml:space="preserve">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proofErr w:type="spellStart"/>
      <w:r w:rsidR="00316982">
        <w:t>C</w:t>
      </w:r>
      <w:r w:rsidR="0025343C">
        <w:t>olormap</w:t>
      </w:r>
      <w:proofErr w:type="spellEnd"/>
      <w:r w:rsidR="0025343C">
        <w:t xml:space="preserve">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w:t>
      </w:r>
      <w:proofErr w:type="spellStart"/>
      <w:r w:rsidR="00D713B5">
        <w:t>fluocell</w:t>
      </w:r>
      <w:proofErr w:type="spellEnd"/>
      <w:r w:rsidR="00D713B5">
        <w:t>/”,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r w:rsidR="00D713B5">
        <w:t xml:space="preserve"> </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lastRenderedPageBreak/>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lang w:eastAsia="en-US"/>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0D121104" w14:textId="77777777" w:rsidR="00EF4D6B" w:rsidRDefault="00EF4D6B" w:rsidP="004046DA">
      <w:pPr>
        <w:tabs>
          <w:tab w:val="left" w:pos="0"/>
        </w:tabs>
        <w:rPr>
          <w:ins w:id="6" w:author="Lu, Kathy" w:date="2017-05-23T11:30:00Z"/>
          <w:noProof/>
        </w:rPr>
      </w:pPr>
    </w:p>
    <w:p w14:paraId="749F3782" w14:textId="0923827A" w:rsidR="00E758B9" w:rsidRPr="007B047A" w:rsidDel="00EF4D6B" w:rsidRDefault="00EF4D6B" w:rsidP="00E758B9">
      <w:pPr>
        <w:tabs>
          <w:tab w:val="left" w:pos="0"/>
        </w:tabs>
        <w:rPr>
          <w:del w:id="7" w:author="Lu, Kathy" w:date="2017-05-23T11:29:00Z"/>
          <w:rFonts w:ascii="Arial" w:hAnsi="Arial" w:cs="Arial"/>
          <w:color w:val="222222"/>
          <w:sz w:val="20"/>
          <w:szCs w:val="20"/>
          <w:shd w:val="clear" w:color="auto" w:fill="FFFFFF"/>
        </w:rPr>
      </w:pPr>
      <w:ins w:id="8" w:author="Lu, Kathy" w:date="2017-05-23T11:30:00Z">
        <w:r>
          <w:rPr>
            <w:noProof/>
          </w:rPr>
          <w:t xml:space="preserve">For the next example, </w:t>
        </w:r>
      </w:ins>
      <w:del w:id="9" w:author="Lu, Kathy" w:date="2017-05-23T11:29:00Z">
        <w:r w:rsidR="00E758B9" w:rsidDel="00EF4D6B">
          <w:rPr>
            <w:noProof/>
          </w:rPr>
          <w:delText>&gt;&gt; fluocell_data.num_roi = 3;</w:delText>
        </w:r>
      </w:del>
    </w:p>
    <w:p w14:paraId="1B215F34" w14:textId="4D81AB5A" w:rsidR="004046DA" w:rsidRDefault="00EF4D6B" w:rsidP="004046DA">
      <w:pPr>
        <w:tabs>
          <w:tab w:val="left" w:pos="0"/>
        </w:tabs>
        <w:rPr>
          <w:noProof/>
        </w:rPr>
      </w:pPr>
      <w:ins w:id="10" w:author="Lu, Kathy" w:date="2017-05-23T11:30:00Z">
        <w:r>
          <w:rPr>
            <w:noProof/>
          </w:rPr>
          <w:t>u</w:t>
        </w:r>
      </w:ins>
      <w:del w:id="11" w:author="Lu, Kathy" w:date="2017-05-23T11:30:00Z">
        <w:r w:rsidR="0025343C" w:rsidDel="00EF4D6B">
          <w:rPr>
            <w:noProof/>
          </w:rPr>
          <w:delText>U</w:delText>
        </w:r>
      </w:del>
      <w:r w:rsidR="0025343C">
        <w:rPr>
          <w:noProof/>
        </w:rPr>
        <w:t>se the Fluocell GUI to navigate to another example data</w:t>
      </w:r>
      <w:r w:rsidR="004046DA">
        <w:rPr>
          <w:noProof/>
        </w:rPr>
        <w:t>: tracking_ex/ folder.</w:t>
      </w:r>
      <w:r w:rsidR="00CE3663">
        <w:rPr>
          <w:noProof/>
        </w:rPr>
        <w:t xml:space="preserve"> </w:t>
      </w:r>
      <w:ins w:id="12" w:author="Lu, Kathy" w:date="2017-05-23T11:31:00Z">
        <w:r>
          <w:rPr>
            <w:noProof/>
          </w:rPr>
          <w:t xml:space="preserve">The values and options of brightness factor, number of ROIs etc are chosen in the menu </w:t>
        </w:r>
      </w:ins>
      <w:ins w:id="13" w:author="Lu, Kathy" w:date="2017-05-23T11:32:00Z">
        <w:r>
          <w:rPr>
            <w:noProof/>
          </w:rPr>
          <w:t xml:space="preserve">“Tools </w:t>
        </w:r>
        <w:r>
          <w:rPr>
            <w:noProof/>
          </w:rPr>
          <w:sym w:font="Wingdings" w:char="F0E0"/>
        </w:r>
        <w:r>
          <w:rPr>
            <w:noProof/>
          </w:rPr>
          <w:t xml:space="preserve"> Adjust Brightness Factor”. </w:t>
        </w:r>
      </w:ins>
      <w:ins w:id="14" w:author="Lu, Kathy" w:date="2017-05-23T11:31:00Z">
        <w:r>
          <w:rPr>
            <w:noProof/>
          </w:rPr>
          <w:t xml:space="preserve"> </w:t>
        </w:r>
      </w:ins>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lang w:eastAsia="en-US"/>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7E8B6923" w:rsidR="00D90567" w:rsidRDefault="00D90567" w:rsidP="00D90567">
            <w:pPr>
              <w:jc w:val="both"/>
            </w:pPr>
            <w:del w:id="15" w:author="Lu, Kathy" w:date="2017-05-23T11:28:00Z">
              <w:r w:rsidRPr="00463776" w:rsidDel="00EF4D6B">
                <w:rPr>
                  <w:noProof/>
                  <w:lang w:eastAsia="en-US"/>
                </w:rPr>
                <w:drawing>
                  <wp:inline distT="0" distB="0" distL="0" distR="0" wp14:anchorId="77BB5652" wp14:editId="30741DC7">
                    <wp:extent cx="3215120" cy="821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471" cy="849332"/>
                            </a:xfrm>
                            <a:prstGeom prst="rect">
                              <a:avLst/>
                            </a:prstGeom>
                          </pic:spPr>
                        </pic:pic>
                      </a:graphicData>
                    </a:graphic>
                  </wp:inline>
                </w:drawing>
              </w:r>
            </w:del>
            <w:ins w:id="16" w:author="Lu, Kathy" w:date="2017-05-23T11:28:00Z">
              <w:r w:rsidR="00EF4D6B">
                <w:rPr>
                  <w:noProof/>
                  <w:lang w:eastAsia="en-US"/>
                </w:rPr>
                <w:t xml:space="preserve"> </w:t>
              </w:r>
              <w:r w:rsidR="00EF4D6B" w:rsidRPr="00EF4D6B">
                <w:drawing>
                  <wp:inline distT="0" distB="0" distL="0" distR="0" wp14:anchorId="5E1CC1B3" wp14:editId="2BD4F13A">
                    <wp:extent cx="4170807" cy="10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616"/>
                            <a:stretch/>
                          </pic:blipFill>
                          <pic:spPr bwMode="auto">
                            <a:xfrm>
                              <a:off x="0" y="0"/>
                              <a:ext cx="4265307" cy="1065977"/>
                            </a:xfrm>
                            <a:prstGeom prst="rect">
                              <a:avLst/>
                            </a:prstGeom>
                            <a:ln>
                              <a:noFill/>
                            </a:ln>
                            <a:extLst>
                              <a:ext uri="{53640926-AAD7-44D8-BBD7-CCE9431645EC}">
                                <a14:shadowObscured xmlns:a14="http://schemas.microsoft.com/office/drawing/2010/main"/>
                              </a:ext>
                            </a:extLst>
                          </pic:spPr>
                        </pic:pic>
                      </a:graphicData>
                    </a:graphic>
                  </wp:inline>
                </w:drawing>
              </w:r>
            </w:ins>
          </w:p>
        </w:tc>
      </w:tr>
      <w:tr w:rsidR="00D90567" w14:paraId="63275A2D" w14:textId="77777777" w:rsidTr="00D90567">
        <w:tc>
          <w:tcPr>
            <w:tcW w:w="9350" w:type="dxa"/>
          </w:tcPr>
          <w:p w14:paraId="26DEE72F" w14:textId="77777777" w:rsidR="00D90567" w:rsidRDefault="00D90567" w:rsidP="00D90567">
            <w:r w:rsidRPr="002976BD">
              <w:rPr>
                <w:noProof/>
                <w:lang w:eastAsia="en-US"/>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4241" cy="2498181"/>
                          </a:xfrm>
                          <a:prstGeom prst="rect">
                            <a:avLst/>
                          </a:prstGeom>
                        </pic:spPr>
                      </pic:pic>
                    </a:graphicData>
                  </a:graphic>
                </wp:inline>
              </w:drawing>
            </w:r>
            <w:r w:rsidRPr="00D90567">
              <w:rPr>
                <w:noProof/>
                <w:lang w:eastAsia="en-US"/>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4B92FEFA"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ins w:id="17" w:author="Lu, Kathy" w:date="2017-05-23T11:30:00Z">
        <w:r w:rsidR="00EF4D6B">
          <w:rPr>
            <w:noProof/>
          </w:rPr>
          <w:t xml:space="preserve"> “Number of ROIs” to 1 in the “Adjust Brightness Factor</w:t>
        </w:r>
      </w:ins>
      <w:ins w:id="18" w:author="Lu, Kathy" w:date="2017-05-23T11:31:00Z">
        <w:r w:rsidR="00EF4D6B">
          <w:rPr>
            <w:noProof/>
          </w:rPr>
          <w:t xml:space="preserve">” menu. </w:t>
        </w:r>
      </w:ins>
    </w:p>
    <w:p w14:paraId="02D27747" w14:textId="0632BF56" w:rsidR="004A11C5" w:rsidRPr="004A11C5" w:rsidDel="00EF4D6B" w:rsidRDefault="004A11C5" w:rsidP="004A11C5">
      <w:pPr>
        <w:tabs>
          <w:tab w:val="left" w:pos="0"/>
        </w:tabs>
        <w:ind w:left="360"/>
        <w:rPr>
          <w:del w:id="19" w:author="Lu, Kathy" w:date="2017-05-23T11:32:00Z"/>
          <w:noProof/>
        </w:rPr>
      </w:pPr>
      <w:del w:id="20" w:author="Lu, Kathy" w:date="2017-05-23T11:32:00Z">
        <w:r w:rsidRPr="004A11C5" w:rsidDel="00EF4D6B">
          <w:rPr>
            <w:noProof/>
          </w:rPr>
          <w:delText>&gt;&gt;</w:delText>
        </w:r>
        <w:r w:rsidR="00426794" w:rsidDel="00EF4D6B">
          <w:rPr>
            <w:noProof/>
          </w:rPr>
          <w:delText xml:space="preserve"> </w:delText>
        </w:r>
        <w:r w:rsidRPr="004A11C5" w:rsidDel="00EF4D6B">
          <w:rPr>
            <w:noProof/>
          </w:rPr>
          <w:delText>fluocell_data.num_</w:delText>
        </w:r>
      </w:del>
      <w:del w:id="21" w:author="Lu, Kathy" w:date="2017-05-22T23:52:00Z">
        <w:r w:rsidRPr="004A11C5" w:rsidDel="00111C71">
          <w:rPr>
            <w:noProof/>
          </w:rPr>
          <w:delText>layer</w:delText>
        </w:r>
      </w:del>
      <w:del w:id="22" w:author="Lu, Kathy" w:date="2017-05-23T11:32:00Z">
        <w:r w:rsidRPr="004A11C5" w:rsidDel="00EF4D6B">
          <w:rPr>
            <w:noProof/>
          </w:rPr>
          <w:delText xml:space="preserve"> = </w:delText>
        </w:r>
        <w:r w:rsidR="00426794" w:rsidDel="00EF4D6B">
          <w:rPr>
            <w:noProof/>
          </w:rPr>
          <w:delText>1</w:delText>
        </w:r>
        <w:r w:rsidRPr="004A11C5" w:rsidDel="00EF4D6B">
          <w:rPr>
            <w:noProof/>
          </w:rPr>
          <w:delText>;</w:delText>
        </w:r>
      </w:del>
    </w:p>
    <w:p w14:paraId="5F36A2AD" w14:textId="14C6C2B3" w:rsidR="00D445E5" w:rsidDel="00EF4D6B" w:rsidRDefault="00AE08E2" w:rsidP="004A11C5">
      <w:pPr>
        <w:tabs>
          <w:tab w:val="left" w:pos="0"/>
        </w:tabs>
        <w:ind w:left="360"/>
        <w:rPr>
          <w:del w:id="23" w:author="Lu, Kathy" w:date="2017-05-23T11:32:00Z"/>
          <w:noProof/>
        </w:rPr>
      </w:pPr>
      <w:del w:id="24" w:author="Lu, Kathy" w:date="2017-05-23T11:32:00Z">
        <w:r w:rsidRPr="00AE08E2" w:rsidDel="00EF4D6B">
          <w:rPr>
            <w:noProof/>
          </w:rPr>
          <w:delText xml:space="preserve">These options also set the variable fluocell_data.quantify_roi to corresponding values. </w:delText>
        </w:r>
      </w:del>
    </w:p>
    <w:p w14:paraId="5057BDDB" w14:textId="2828181B" w:rsidR="00B94642" w:rsidDel="00EF4D6B" w:rsidRDefault="00B94642" w:rsidP="004A11C5">
      <w:pPr>
        <w:tabs>
          <w:tab w:val="left" w:pos="0"/>
        </w:tabs>
        <w:ind w:left="360"/>
        <w:rPr>
          <w:del w:id="25" w:author="Lu, Kathy" w:date="2017-05-23T11:32:00Z"/>
          <w:noProof/>
        </w:rPr>
      </w:pPr>
    </w:p>
    <w:p w14:paraId="4E0BB66B" w14:textId="25319DCD" w:rsidR="00085286" w:rsidRDefault="00D445E5" w:rsidP="00D445E5">
      <w:pPr>
        <w:tabs>
          <w:tab w:val="left" w:pos="0"/>
        </w:tabs>
        <w:rPr>
          <w:noProof/>
        </w:rPr>
      </w:pPr>
      <w:del w:id="26" w:author="Lu, Kathy" w:date="2017-05-23T11:32:00Z">
        <w:r w:rsidDel="00EF4D6B">
          <w:rPr>
            <w:noProof/>
          </w:rPr>
          <w:delText xml:space="preserve">        </w:delText>
        </w:r>
      </w:del>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07DA27DC" w:rsidR="00426794" w:rsidRDefault="00426794" w:rsidP="00D445E5">
      <w:pPr>
        <w:tabs>
          <w:tab w:val="left" w:pos="0"/>
        </w:tabs>
        <w:rPr>
          <w:noProof/>
        </w:rPr>
      </w:pPr>
      <w:del w:id="27" w:author="Lu, Kathy" w:date="2017-05-23T11:33:00Z">
        <w:r w:rsidRPr="004A11C5" w:rsidDel="00EF4D6B">
          <w:rPr>
            <w:noProof/>
          </w:rPr>
          <w:delText>&gt;&gt;</w:delText>
        </w:r>
        <w:r w:rsidDel="00EF4D6B">
          <w:rPr>
            <w:noProof/>
          </w:rPr>
          <w:delText xml:space="preserve"> </w:delText>
        </w:r>
        <w:r w:rsidRPr="004A11C5" w:rsidDel="00EF4D6B">
          <w:rPr>
            <w:noProof/>
          </w:rPr>
          <w:delText>fluocell_data.num_</w:delText>
        </w:r>
      </w:del>
      <w:del w:id="28" w:author="Lu, Kathy" w:date="2017-05-22T23:52:00Z">
        <w:r w:rsidRPr="004A11C5" w:rsidDel="00DD1F4B">
          <w:rPr>
            <w:noProof/>
          </w:rPr>
          <w:delText>layer</w:delText>
        </w:r>
      </w:del>
      <w:del w:id="29" w:author="Lu, Kathy" w:date="2017-05-23T11:33:00Z">
        <w:r w:rsidRPr="004A11C5" w:rsidDel="00EF4D6B">
          <w:rPr>
            <w:noProof/>
          </w:rPr>
          <w:delText xml:space="preserve"> = </w:delText>
        </w:r>
        <w:r w:rsidDel="00EF4D6B">
          <w:rPr>
            <w:noProof/>
          </w:rPr>
          <w:delText>3</w:delText>
        </w:r>
        <w:r w:rsidRPr="004A11C5" w:rsidDel="00EF4D6B">
          <w:rPr>
            <w:noProof/>
          </w:rPr>
          <w:delText>;</w:delText>
        </w:r>
      </w:del>
      <w:ins w:id="30" w:author="Lu, Kathy" w:date="2017-05-23T11:33:00Z">
        <w:r w:rsidR="00EF4D6B">
          <w:rPr>
            <w:noProof/>
          </w:rPr>
          <w:t>Alternatively, if “Number of ROIs” is set to 3, we have</w:t>
        </w:r>
      </w:ins>
      <w:bookmarkStart w:id="31" w:name="_GoBack"/>
      <w:bookmarkEnd w:id="31"/>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3B97A163" w:rsidR="009B2A71" w:rsidRDefault="00CB5477" w:rsidP="009B2A71">
      <w:pPr>
        <w:tabs>
          <w:tab w:val="left" w:pos="0"/>
        </w:tabs>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fluocell_data.donor, fluocell_data.acceptor</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w:t>
      </w:r>
      <w:proofErr w:type="gramStart"/>
      <w:r>
        <w:t>is located in</w:t>
      </w:r>
      <w:proofErr w:type="gramEnd"/>
      <w:r>
        <w:t xml:space="preserve">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27B6CF71" w14:textId="15E45838" w:rsidR="002E5422" w:rsidRDefault="00450326" w:rsidP="00837E8A">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0C66BF92" w14:textId="77777777" w:rsidR="00B94642" w:rsidRDefault="00B94642" w:rsidP="00895578">
      <w:pPr>
        <w:ind w:left="360"/>
        <w:jc w:val="both"/>
      </w:pPr>
    </w:p>
    <w:p w14:paraId="731E18C3"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w:t>
      </w:r>
      <w:proofErr w:type="spellStart"/>
      <w:r>
        <w:t>roi.mat</w:t>
      </w:r>
      <w:proofErr w:type="spellEnd"/>
      <w:r>
        <w:t xml:space="preserve">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51329F64" w14:textId="77777777" w:rsidR="002E5422" w:rsidRDefault="002E5422" w:rsidP="002E5422">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w:t>
      </w:r>
      <w:proofErr w:type="spellStart"/>
      <w:proofErr w:type="gramStart"/>
      <w:r w:rsidR="00DD026E">
        <w:rPr>
          <w:i/>
          <w:u w:val="single"/>
        </w:rPr>
        <w:t>metamorph</w:t>
      </w:r>
      <w:proofErr w:type="spellEnd"/>
      <w:r w:rsidR="00DD026E">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proofErr w:type="spellStart"/>
      <w:r w:rsidR="00D875B1">
        <w:t>thr</w:t>
      </w:r>
      <w:proofErr w:type="spellEnd"/>
      <w:r w:rsidR="00D875B1">
        <w:t xml:space="preserve"> image </w:t>
      </w:r>
      <w:r w:rsidR="00D875B1">
        <w:lastRenderedPageBreak/>
        <w:t xml:space="preserve">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w:t>
      </w:r>
      <w:proofErr w:type="gramStart"/>
      <w:r>
        <w:rPr>
          <w:rFonts w:hint="eastAsia"/>
        </w:rPr>
        <w:t>In order to</w:t>
      </w:r>
      <w:proofErr w:type="gramEnd"/>
      <w:r>
        <w:rPr>
          <w:rFonts w:hint="eastAsia"/>
        </w:rPr>
        <w:t xml:space="preserve">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 xml:space="preserve">pen </w:t>
      </w:r>
      <w:r w:rsidR="00D875B1">
        <w:t xml:space="preserve">the </w:t>
      </w:r>
      <w:r w:rsidR="00785255">
        <w:t>“</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dinah Najib" w:date="2017-05-09T23:06:00Z" w:initials="MN">
    <w:p w14:paraId="2B92CF3C" w14:textId="39FB6F9D" w:rsidR="00E63F12" w:rsidRDefault="00E63F12">
      <w:pPr>
        <w:pStyle w:val="CommentText"/>
      </w:pPr>
      <w:r>
        <w:rPr>
          <w:rStyle w:val="CommentReference"/>
        </w:rPr>
        <w:annotationRef/>
      </w:r>
      <w:r>
        <w:t xml:space="preserve">I ran this, and it came up with an error message </w:t>
      </w:r>
      <w:r w:rsidR="00803DA2">
        <w:t xml:space="preserve">because the public version of Fluocell is labelled as </w:t>
      </w:r>
      <w:proofErr w:type="spellStart"/>
      <w:r w:rsidR="00803DA2">
        <w:t>fluocell</w:t>
      </w:r>
      <w:proofErr w:type="spellEnd"/>
      <w:r w:rsidR="00803DA2">
        <w:t>-current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92CF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A9C04B" w14:textId="77777777" w:rsidR="00691B3B" w:rsidRDefault="00691B3B">
      <w:r>
        <w:separator/>
      </w:r>
    </w:p>
  </w:endnote>
  <w:endnote w:type="continuationSeparator" w:id="0">
    <w:p w14:paraId="47CBB013" w14:textId="77777777" w:rsidR="00691B3B" w:rsidRDefault="00691B3B">
      <w:r>
        <w:continuationSeparator/>
      </w:r>
    </w:p>
  </w:endnote>
  <w:endnote w:type="continuationNotice" w:id="1">
    <w:p w14:paraId="571A22AE" w14:textId="77777777" w:rsidR="00691B3B" w:rsidRDefault="00691B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4D797" w14:textId="77777777" w:rsidR="00691B3B" w:rsidRDefault="00691B3B">
      <w:r>
        <w:separator/>
      </w:r>
    </w:p>
  </w:footnote>
  <w:footnote w:type="continuationSeparator" w:id="0">
    <w:p w14:paraId="67111361" w14:textId="77777777" w:rsidR="00691B3B" w:rsidRDefault="00691B3B">
      <w:r>
        <w:continuationSeparator/>
      </w:r>
    </w:p>
  </w:footnote>
  <w:footnote w:type="continuationNotice" w:id="1">
    <w:p w14:paraId="3CCFA8A6" w14:textId="77777777" w:rsidR="00691B3B" w:rsidRDefault="00691B3B"/>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 Kathy">
    <w15:presenceInfo w15:providerId="None" w15:userId="Lu, Kathy"/>
  </w15:person>
  <w15:person w15:author="Madinah Najib">
    <w15:presenceInfo w15:providerId="None" w15:userId="Madinah Naji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1C71"/>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1B3B"/>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2BF"/>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97EA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BDF"/>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1F4B"/>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D6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A08"/>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emf"/><Relationship Id="rId32" Type="http://schemas.openxmlformats.org/officeDocument/2006/relationships/image" Target="media/image20.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png"/><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37" Type="http://schemas.openxmlformats.org/officeDocument/2006/relationships/image" Target="media/image25.emf"/><Relationship Id="rId38" Type="http://schemas.openxmlformats.org/officeDocument/2006/relationships/image" Target="media/image26.png"/><Relationship Id="rId39" Type="http://schemas.openxmlformats.org/officeDocument/2006/relationships/image" Target="media/image27.emf"/><Relationship Id="rId40" Type="http://schemas.openxmlformats.org/officeDocument/2006/relationships/footer" Target="footer1.xm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D2D579-735D-E740-A896-1072D6924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2161</Words>
  <Characters>12321</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14454</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10</cp:revision>
  <cp:lastPrinted>2013-05-10T18:15:00Z</cp:lastPrinted>
  <dcterms:created xsi:type="dcterms:W3CDTF">2017-05-11T23:29:00Z</dcterms:created>
  <dcterms:modified xsi:type="dcterms:W3CDTF">2017-05-23T18:33:00Z</dcterms:modified>
</cp:coreProperties>
</file>