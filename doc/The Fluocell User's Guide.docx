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proofErr w:type="spellStart"/>
      <w:r w:rsidRPr="001A270D">
        <w:rPr>
          <w:b/>
          <w:i/>
          <w:sz w:val="28"/>
          <w:szCs w:val="28"/>
        </w:rPr>
        <w:t>F</w:t>
      </w:r>
      <w:r w:rsidR="001704D9" w:rsidRPr="001A270D">
        <w:rPr>
          <w:b/>
          <w:i/>
          <w:sz w:val="28"/>
          <w:szCs w:val="28"/>
        </w:rPr>
        <w:t>luocell</w:t>
      </w:r>
      <w:proofErr w:type="spellEnd"/>
      <w:r w:rsidR="001704D9" w:rsidRPr="001A270D">
        <w:rPr>
          <w:b/>
          <w:sz w:val="28"/>
          <w:szCs w:val="28"/>
        </w:rPr>
        <w:t xml:space="preserve"> </w:t>
      </w:r>
      <w:r w:rsidR="00514872" w:rsidRPr="001A270D">
        <w:rPr>
          <w:b/>
          <w:sz w:val="28"/>
          <w:szCs w:val="28"/>
        </w:rPr>
        <w:t>Image Tool</w:t>
      </w:r>
    </w:p>
    <w:p w:rsidR="001A270D" w:rsidRPr="00E16637" w:rsidRDefault="001A270D" w:rsidP="001A270D">
      <w:pPr>
        <w:rPr>
          <w:b/>
          <w:sz w:val="28"/>
          <w:szCs w:val="28"/>
        </w:rPr>
      </w:pPr>
      <w:r w:rsidRPr="00E16637">
        <w:rPr>
          <w:b/>
          <w:sz w:val="28"/>
          <w:szCs w:val="28"/>
        </w:rPr>
        <w:t>Introduction</w:t>
      </w:r>
    </w:p>
    <w:p w:rsidR="001A270D" w:rsidRPr="001A270D" w:rsidRDefault="001A270D" w:rsidP="001A270D">
      <w:pPr>
        <w:spacing w:before="100" w:beforeAutospacing="1" w:after="100" w:afterAutospacing="1" w:line="300" w:lineRule="atLeast"/>
        <w:jc w:val="both"/>
        <w:rPr>
          <w:rFonts w:eastAsia="Times New Roman"/>
          <w:lang w:eastAsia="en-US"/>
        </w:rPr>
      </w:pPr>
      <w:proofErr w:type="spellStart"/>
      <w:r w:rsidRPr="001A270D">
        <w:rPr>
          <w:rFonts w:eastAsia="Times New Roman"/>
          <w:b/>
          <w:bCs/>
          <w:i/>
          <w:iCs/>
          <w:lang w:eastAsia="en-US"/>
        </w:rPr>
        <w:t>Fluocell</w:t>
      </w:r>
      <w:proofErr w:type="spellEnd"/>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The spatiotemporal pattern of Src activation at lipid rafts revealed by diffusion-corrected FRET imaging.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rsidR="001A270D" w:rsidRPr="001A270D" w:rsidRDefault="00DA3010" w:rsidP="001A270D">
      <w:pPr>
        <w:spacing w:before="100" w:beforeAutospacing="1" w:after="100" w:afterAutospacing="1" w:line="300" w:lineRule="atLeast"/>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r w:rsidR="00877519">
        <w:rPr>
          <w:rFonts w:eastAsia="Times New Roman"/>
          <w:lang w:eastAsia="en-US"/>
        </w:rPr>
        <w:t>kalu@eng.ucsd.edu</w:t>
      </w:r>
      <w:r w:rsidR="001A270D" w:rsidRPr="001A270D">
        <w:rPr>
          <w:rFonts w:eastAsia="Times New Roman"/>
          <w:lang w:eastAsia="en-US"/>
        </w:rPr>
        <w:t xml:space="preserve"> </w:t>
      </w:r>
    </w:p>
    <w:p w:rsidR="009708D0" w:rsidRPr="009708D0" w:rsidRDefault="009708D0" w:rsidP="009708D0">
      <w:pPr>
        <w:jc w:val="both"/>
        <w:rPr>
          <w:b/>
          <w:i/>
          <w:u w:val="single"/>
        </w:rPr>
      </w:pPr>
      <w:r w:rsidRPr="009708D0">
        <w:rPr>
          <w:b/>
          <w:i/>
          <w:u w:val="single"/>
        </w:rPr>
        <w:t xml:space="preserve">Download </w:t>
      </w:r>
      <w:r w:rsidR="00724B66">
        <w:rPr>
          <w:b/>
          <w:i/>
          <w:u w:val="single"/>
        </w:rPr>
        <w:t>I</w:t>
      </w:r>
      <w:r w:rsidRPr="009708D0">
        <w:rPr>
          <w:b/>
          <w:i/>
          <w:u w:val="single"/>
        </w:rPr>
        <w:t xml:space="preserve">maging </w:t>
      </w:r>
      <w:r w:rsidR="00724B66">
        <w:rPr>
          <w:b/>
          <w:i/>
          <w:u w:val="single"/>
        </w:rPr>
        <w:t>D</w:t>
      </w:r>
      <w:r w:rsidR="00724B66" w:rsidRPr="009708D0">
        <w:rPr>
          <w:b/>
          <w:i/>
          <w:u w:val="single"/>
        </w:rPr>
        <w:t>ata</w:t>
      </w:r>
    </w:p>
    <w:p w:rsidR="009708D0" w:rsidRDefault="009708D0" w:rsidP="009708D0">
      <w:pPr>
        <w:jc w:val="both"/>
      </w:pPr>
      <w:r>
        <w:t xml:space="preserve">Download the </w:t>
      </w:r>
      <w:proofErr w:type="spellStart"/>
      <w:r>
        <w:t>fluocell</w:t>
      </w:r>
      <w:proofErr w:type="spellEnd"/>
      <w:r>
        <w:t xml:space="preserve"> dataset from here: </w:t>
      </w:r>
      <w:hyperlink r:id="rId7" w:history="1">
        <w:r w:rsidRPr="00933ECF">
          <w:rPr>
            <w:rStyle w:val="Hyperlink"/>
          </w:rPr>
          <w:t>http://wang.ucsd.edu/~kalu/fluocell_dataset/fluocell_dataset_1.zip</w:t>
        </w:r>
      </w:hyperlink>
      <w:r>
        <w:t xml:space="preserve"> , unzip, and the install it to a folder named “</w:t>
      </w:r>
      <w:proofErr w:type="spellStart"/>
      <w:r>
        <w:t>fluocell_sample</w:t>
      </w:r>
      <w:proofErr w:type="spellEnd"/>
      <w:r>
        <w:t xml:space="preserve">/” which is readable and writable by the user. The relative location of the dataset README file from the </w:t>
      </w:r>
      <w:proofErr w:type="spellStart"/>
      <w:r>
        <w:t>fluocell</w:t>
      </w:r>
      <w:proofErr w:type="spellEnd"/>
      <w:r>
        <w:t xml:space="preserve"> root directory is:</w:t>
      </w:r>
    </w:p>
    <w:p w:rsidR="009708D0" w:rsidRPr="00FF624A" w:rsidRDefault="009708D0" w:rsidP="009708D0">
      <w:pPr>
        <w:jc w:val="both"/>
      </w:pPr>
      <w:proofErr w:type="spellStart"/>
      <w:proofErr w:type="gramStart"/>
      <w:r>
        <w:t>fluocell_sample</w:t>
      </w:r>
      <w:proofErr w:type="spellEnd"/>
      <w:r>
        <w:t>/README.txt</w:t>
      </w:r>
      <w:proofErr w:type="gramEnd"/>
    </w:p>
    <w:p w:rsidR="009708D0" w:rsidRDefault="009708D0" w:rsidP="001A270D">
      <w:pPr>
        <w:rPr>
          <w:b/>
          <w:i/>
          <w:u w:val="single"/>
        </w:rPr>
      </w:pPr>
    </w:p>
    <w:p w:rsidR="00E16637" w:rsidRDefault="00E16637" w:rsidP="001A270D">
      <w:pPr>
        <w:rPr>
          <w:b/>
          <w:i/>
          <w:u w:val="single"/>
        </w:rPr>
      </w:pPr>
      <w:r w:rsidRPr="00E16637">
        <w:rPr>
          <w:b/>
          <w:i/>
          <w:u w:val="single"/>
        </w:rPr>
        <w:t>Visualize the ECFP/FRET Ratio Images</w:t>
      </w:r>
    </w:p>
    <w:p w:rsidR="00D6297F" w:rsidRPr="00D6297F" w:rsidRDefault="00D6297F" w:rsidP="001A270D">
      <w:r w:rsidRPr="00D6297F">
        <w:t xml:space="preserve">For instruction to install </w:t>
      </w:r>
      <w:proofErr w:type="spellStart"/>
      <w:r w:rsidRPr="00D6297F">
        <w:t>fluocell</w:t>
      </w:r>
      <w:proofErr w:type="spellEnd"/>
      <w:r w:rsidRPr="00D6297F">
        <w:t xml:space="preserve">, refer to the “Installation and Usage” section for details. </w:t>
      </w:r>
    </w:p>
    <w:p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3615"/>
      </w:tblGrid>
      <w:tr w:rsidR="00F43AC0" w:rsidTr="00F43AC0">
        <w:tc>
          <w:tcPr>
            <w:tcW w:w="4315" w:type="dxa"/>
          </w:tcPr>
          <w:p w:rsidR="00F43AC0" w:rsidRDefault="00F43AC0" w:rsidP="00AD3A38">
            <w:r>
              <w:rPr>
                <w:noProof/>
                <w:lang w:eastAsia="en-US"/>
              </w:rPr>
              <w:lastRenderedPageBreak/>
              <w:drawing>
                <wp:anchor distT="0" distB="0" distL="114300" distR="114300" simplePos="0" relativeHeight="251670016" behindDoc="0" locked="0" layoutInCell="1" allowOverlap="1" wp14:anchorId="3C0815A5" wp14:editId="1D332A38">
                  <wp:simplePos x="0" y="0"/>
                  <wp:positionH relativeFrom="column">
                    <wp:posOffset>-65405</wp:posOffset>
                  </wp:positionH>
                  <wp:positionV relativeFrom="paragraph">
                    <wp:posOffset>175260</wp:posOffset>
                  </wp:positionV>
                  <wp:extent cx="3206750" cy="1718945"/>
                  <wp:effectExtent l="0" t="0" r="0" b="0"/>
                  <wp:wrapTight wrapText="bothSides">
                    <wp:wrapPolygon edited="0">
                      <wp:start x="0" y="0"/>
                      <wp:lineTo x="0" y="21305"/>
                      <wp:lineTo x="21429" y="21305"/>
                      <wp:lineTo x="2142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6750" cy="1718945"/>
                          </a:xfrm>
                          <a:prstGeom prst="rect">
                            <a:avLst/>
                          </a:prstGeom>
                        </pic:spPr>
                      </pic:pic>
                    </a:graphicData>
                  </a:graphic>
                  <wp14:sizeRelH relativeFrom="margin">
                    <wp14:pctWidth>0</wp14:pctWidth>
                  </wp14:sizeRelH>
                  <wp14:sizeRelV relativeFrom="margin">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2064" behindDoc="1" locked="0" layoutInCell="1" allowOverlap="1" wp14:anchorId="27C83EF4" wp14:editId="4823D881">
                  <wp:simplePos x="0" y="0"/>
                  <wp:positionH relativeFrom="column">
                    <wp:posOffset>-65046</wp:posOffset>
                  </wp:positionH>
                  <wp:positionV relativeFrom="paragraph">
                    <wp:posOffset>261399</wp:posOffset>
                  </wp:positionV>
                  <wp:extent cx="2261640" cy="1620078"/>
                  <wp:effectExtent l="0" t="0" r="5715" b="0"/>
                  <wp:wrapTight wrapText="bothSides">
                    <wp:wrapPolygon edited="0">
                      <wp:start x="0" y="0"/>
                      <wp:lineTo x="0" y="21338"/>
                      <wp:lineTo x="21473" y="21338"/>
                      <wp:lineTo x="2147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1640" cy="162007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43AC0" w:rsidTr="00F43AC0">
        <w:tc>
          <w:tcPr>
            <w:tcW w:w="4315" w:type="dxa"/>
          </w:tcPr>
          <w:p w:rsidR="00F43AC0" w:rsidRDefault="00F43AC0" w:rsidP="00AD3A38">
            <w:r>
              <w:rPr>
                <w:noProof/>
                <w:lang w:eastAsia="en-US"/>
              </w:rPr>
              <w:drawing>
                <wp:anchor distT="0" distB="0" distL="114300" distR="114300" simplePos="0" relativeHeight="251674112" behindDoc="1" locked="0" layoutInCell="1" allowOverlap="1" wp14:anchorId="2CBDC51E" wp14:editId="073FEA0A">
                  <wp:simplePos x="0" y="0"/>
                  <wp:positionH relativeFrom="column">
                    <wp:posOffset>1020362</wp:posOffset>
                  </wp:positionH>
                  <wp:positionV relativeFrom="paragraph">
                    <wp:posOffset>138044</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0"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6160" behindDoc="1" locked="0" layoutInCell="1" allowOverlap="1" wp14:anchorId="7900B519" wp14:editId="2B308A7A">
                  <wp:simplePos x="0" y="0"/>
                  <wp:positionH relativeFrom="column">
                    <wp:posOffset>-3175</wp:posOffset>
                  </wp:positionH>
                  <wp:positionV relativeFrom="paragraph">
                    <wp:posOffset>177800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1"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43AC0" w:rsidRPr="00F43AC0" w:rsidRDefault="00F43AC0" w:rsidP="00AD3A38"/>
    <w:p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rsidR="0027082E" w:rsidRDefault="0027082E" w:rsidP="00464B10">
      <w:pPr>
        <w:jc w:val="both"/>
      </w:pPr>
    </w:p>
    <w:p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proofErr w:type="gramStart"/>
      <w:r w:rsidRPr="00226FD1">
        <w:rPr>
          <w:b/>
        </w:rPr>
        <w:t>Be</w:t>
      </w:r>
      <w:proofErr w:type="gramEnd"/>
      <w:r w:rsidRPr="00226FD1">
        <w:rPr>
          <w:b/>
        </w:rPr>
        <w:t xml:space="preserve"> sure to open the first </w:t>
      </w:r>
      <w:r w:rsidR="004A1DD4">
        <w:rPr>
          <w:b/>
        </w:rPr>
        <w:t>channel</w:t>
      </w:r>
      <w:r w:rsidR="004A1DD4" w:rsidRPr="00226FD1">
        <w:rPr>
          <w:b/>
        </w:rPr>
        <w:t xml:space="preserve"> </w:t>
      </w:r>
      <w:r w:rsidRPr="00226FD1">
        <w:rPr>
          <w:b/>
        </w:rPr>
        <w:t>file among the list of files.</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w:t>
      </w:r>
      <w:proofErr w:type="spellStart"/>
      <w:r w:rsidR="0027082E">
        <w:t>etc</w:t>
      </w:r>
      <w:proofErr w:type="spellEnd"/>
      <w:r w:rsidR="0027082E">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rsidR="00222753" w:rsidRDefault="00222753" w:rsidP="00222753">
      <w:pPr>
        <w:pStyle w:val="ListParagraph"/>
      </w:pPr>
    </w:p>
    <w:p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PPT file.</w:t>
      </w:r>
    </w:p>
    <w:p w:rsidR="00AF56E3" w:rsidRDefault="00AF56E3" w:rsidP="00AF56E3">
      <w:pPr>
        <w:ind w:left="360"/>
      </w:pPr>
    </w:p>
    <w:p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w:t>
      </w:r>
      <w:proofErr w:type="spellStart"/>
      <w:r>
        <w:t>fluocell</w:t>
      </w:r>
      <w:proofErr w:type="spellEnd"/>
      <w:r>
        <w:t xml:space="preserve"> interface cleanly: File </w:t>
      </w:r>
      <w:r>
        <w:sym w:font="Wingdings" w:char="F0E0"/>
      </w:r>
      <w:r>
        <w:t xml:space="preserve"> Close Figure instead of closing it directly</w:t>
      </w:r>
      <w:r w:rsidR="00280886">
        <w:t xml:space="preserve"> by clicking “x”</w:t>
      </w:r>
      <w:r>
        <w:t>.</w:t>
      </w:r>
      <w:r w:rsidR="006A6B8D">
        <w:t xml:space="preserve">  </w:t>
      </w:r>
    </w:p>
    <w:p w:rsidR="001213E2" w:rsidRDefault="001213E2" w:rsidP="00AF56E3"/>
    <w:p w:rsidR="001213E2" w:rsidRDefault="001213E2" w:rsidP="001213E2">
      <w:pPr>
        <w:ind w:left="360"/>
        <w:jc w:val="both"/>
      </w:pPr>
    </w:p>
    <w:p w:rsidR="001213E2" w:rsidRDefault="001213E2" w:rsidP="001213E2">
      <w:pPr>
        <w:ind w:left="360"/>
        <w:jc w:val="both"/>
      </w:pPr>
    </w:p>
    <w:p w:rsidR="001213E2" w:rsidRDefault="001213E2" w:rsidP="001213E2">
      <w:pPr>
        <w:ind w:left="360"/>
        <w:jc w:val="both"/>
      </w:pPr>
    </w:p>
    <w:p w:rsidR="006F2CAC" w:rsidRDefault="006F2CAC" w:rsidP="00E16637">
      <w:pPr>
        <w:jc w:val="both"/>
        <w:rPr>
          <w:b/>
          <w:i/>
          <w:u w:val="single"/>
        </w:rPr>
      </w:pPr>
    </w:p>
    <w:p w:rsidR="006F2CAC" w:rsidRDefault="006F2CAC" w:rsidP="00E16637">
      <w:pPr>
        <w:jc w:val="both"/>
        <w:rPr>
          <w:b/>
          <w:i/>
          <w:u w:val="single"/>
        </w:rPr>
      </w:pPr>
    </w:p>
    <w:p w:rsidR="00E16637" w:rsidRDefault="00D53EB7" w:rsidP="00E16637">
      <w:pPr>
        <w:jc w:val="both"/>
      </w:pPr>
      <w:r>
        <w:rPr>
          <w:noProof/>
          <w:lang w:eastAsia="en-US"/>
        </w:rPr>
        <w:drawing>
          <wp:anchor distT="0" distB="0" distL="114300" distR="114300" simplePos="0" relativeHeight="251682304" behindDoc="0" locked="0" layoutInCell="1" allowOverlap="1" wp14:anchorId="38716252" wp14:editId="4B3726F8">
            <wp:simplePos x="0" y="0"/>
            <wp:positionH relativeFrom="column">
              <wp:posOffset>0</wp:posOffset>
            </wp:positionH>
            <wp:positionV relativeFrom="paragraph">
              <wp:posOffset>171450</wp:posOffset>
            </wp:positionV>
            <wp:extent cx="5486400" cy="2265045"/>
            <wp:effectExtent l="0" t="0" r="0" b="1905"/>
            <wp:wrapTight wrapText="bothSides">
              <wp:wrapPolygon edited="0">
                <wp:start x="0" y="0"/>
                <wp:lineTo x="0" y="21437"/>
                <wp:lineTo x="21525" y="21437"/>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265045"/>
                    </a:xfrm>
                    <a:prstGeom prst="rect">
                      <a:avLst/>
                    </a:prstGeom>
                  </pic:spPr>
                </pic:pic>
              </a:graphicData>
            </a:graphic>
          </wp:anchor>
        </w:drawing>
      </w:r>
      <w:r w:rsidR="00E16637">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rsidR="00E16637" w:rsidRDefault="00E16637" w:rsidP="00E16637">
      <w:pPr>
        <w:numPr>
          <w:ilvl w:val="0"/>
          <w:numId w:val="14"/>
        </w:numPr>
        <w:jc w:val="both"/>
      </w:pPr>
      <w:r>
        <w:t xml:space="preserve">At the </w:t>
      </w:r>
      <w:proofErr w:type="spellStart"/>
      <w:r>
        <w:t>Fluocel</w:t>
      </w:r>
      <w:r w:rsidR="002B1B81">
        <w:t>l</w:t>
      </w:r>
      <w:proofErr w:type="spellEnd"/>
      <w:r>
        <w:t xml:space="preserve"> Menu,</w:t>
      </w:r>
      <w:r w:rsidR="0025343C">
        <w:t xml:space="preserve"> there is a dropdown list that includes four different options. Select 1 – ROI Fixed</w:t>
      </w:r>
      <w:r>
        <w:t>.</w:t>
      </w:r>
      <w:r w:rsidR="00C34757">
        <w:t xml:space="preserve"> </w:t>
      </w:r>
    </w:p>
    <w:p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rsidR="00E16637" w:rsidRDefault="00D53EB7" w:rsidP="00C34757">
      <w:pPr>
        <w:ind w:left="360"/>
        <w:jc w:val="center"/>
      </w:pPr>
      <w:r>
        <w:rPr>
          <w:noProof/>
          <w:lang w:eastAsia="en-US"/>
        </w:rPr>
        <w:drawing>
          <wp:anchor distT="0" distB="0" distL="114300" distR="114300" simplePos="0" relativeHeight="251684352" behindDoc="0" locked="0" layoutInCell="1" allowOverlap="1" wp14:anchorId="261D362C" wp14:editId="6C15CD5D">
            <wp:simplePos x="0" y="0"/>
            <wp:positionH relativeFrom="column">
              <wp:posOffset>0</wp:posOffset>
            </wp:positionH>
            <wp:positionV relativeFrom="paragraph">
              <wp:posOffset>173355</wp:posOffset>
            </wp:positionV>
            <wp:extent cx="1702435" cy="808355"/>
            <wp:effectExtent l="0" t="0" r="0" b="0"/>
            <wp:wrapTight wrapText="bothSides">
              <wp:wrapPolygon edited="0">
                <wp:start x="0" y="0"/>
                <wp:lineTo x="0" y="20870"/>
                <wp:lineTo x="21270" y="20870"/>
                <wp:lineTo x="2127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2435" cy="808355"/>
                    </a:xfrm>
                    <a:prstGeom prst="rect">
                      <a:avLst/>
                    </a:prstGeom>
                  </pic:spPr>
                </pic:pic>
              </a:graphicData>
            </a:graphic>
            <wp14:sizeRelH relativeFrom="margin">
              <wp14:pctWidth>0</wp14:pctWidth>
            </wp14:sizeRelH>
            <wp14:sizeRelV relativeFrom="margin">
              <wp14:pctHeight>0</wp14:pctHeight>
            </wp14:sizeRelV>
          </wp:anchor>
        </w:drawing>
      </w:r>
    </w:p>
    <w:p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-&gt; time, </w:t>
      </w:r>
      <w:proofErr w:type="spellStart"/>
      <w:r w:rsidR="00514872">
        <w:t>fluocell_data</w:t>
      </w:r>
      <w:proofErr w:type="spellEnd"/>
      <w:r w:rsidR="00514872">
        <w:t xml:space="preserve"> -&gt; value.</w:t>
      </w:r>
      <w:r w:rsidR="0035088C">
        <w:rPr>
          <w:rFonts w:hint="eastAsia"/>
        </w:rPr>
        <w:t xml:space="preserve"> The </w:t>
      </w:r>
      <w:proofErr w:type="spellStart"/>
      <w:r w:rsidR="0035088C">
        <w:rPr>
          <w:rFonts w:hint="eastAsia"/>
        </w:rPr>
        <w:t>fluocell_data.time</w:t>
      </w:r>
      <w:proofErr w:type="spell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rsidR="00D15933" w:rsidRDefault="00D15933" w:rsidP="00D15933">
      <w:pPr>
        <w:ind w:left="360"/>
        <w:jc w:val="both"/>
      </w:pPr>
    </w:p>
    <w:p w:rsidR="00E16637" w:rsidRPr="00CA1EFF" w:rsidRDefault="00E16637" w:rsidP="00D15933">
      <w:pPr>
        <w:jc w:val="both"/>
        <w:rPr>
          <w:i/>
        </w:rPr>
      </w:pPr>
      <w:r w:rsidRPr="00CA1EFF">
        <w:rPr>
          <w:b/>
          <w:i/>
          <w:u w:val="single"/>
        </w:rPr>
        <w:t>Make Movies</w:t>
      </w:r>
    </w:p>
    <w:p w:rsidR="00226FC5" w:rsidRDefault="00730545" w:rsidP="00E16637">
      <w:pPr>
        <w:numPr>
          <w:ilvl w:val="0"/>
          <w:numId w:val="15"/>
        </w:numPr>
        <w:jc w:val="both"/>
      </w:pPr>
      <w:r>
        <w:t>Choose settings and o</w:t>
      </w:r>
      <w:r w:rsidR="00226FC5">
        <w:t>pen a figure by going to File -&gt; Open Figure</w:t>
      </w:r>
    </w:p>
    <w:p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 xml:space="preserve">The processed images have been saved as .tiff files in the data folder. </w:t>
      </w:r>
    </w:p>
    <w:p w:rsidR="000E4282" w:rsidRPr="00222753" w:rsidRDefault="00222753" w:rsidP="00222753">
      <w:pPr>
        <w:ind w:left="360" w:firstLine="360"/>
        <w:jc w:val="both"/>
      </w:pPr>
      <w:r>
        <w:t xml:space="preserve">Note once the FRET images are saved, the options Intensity and FRET ratio bound will become ineffective. The background, ROI and processed image files are saved in a subdirectory output/ within the image path. </w:t>
      </w:r>
      <w:r w:rsidRPr="007B4BD8">
        <w:t>When the user manually change the index, the ratio image</w:t>
      </w:r>
      <w:r>
        <w:t>s</w:t>
      </w:r>
      <w:r w:rsidRPr="007B4BD8">
        <w:t xml:space="preserve"> will be saved automatically in the path:  </w:t>
      </w:r>
      <w:proofErr w:type="spellStart"/>
      <w:r w:rsidRPr="007B4BD8">
        <w:t>fluocell</w:t>
      </w:r>
      <w:r>
        <w:t>_sample</w:t>
      </w:r>
      <w:proofErr w:type="spellEnd"/>
      <w:r w:rsidRPr="007B4BD8">
        <w:t>\10_24_08_Src_fret_pax\output\0.3–0.8</w:t>
      </w:r>
      <w:r>
        <w:t>\</w:t>
      </w:r>
      <w:r w:rsidRPr="007B4BD8">
        <w:t xml:space="preserve"> (the range is set in the interface of </w:t>
      </w:r>
      <w:proofErr w:type="spellStart"/>
      <w:r w:rsidRPr="007B4BD8">
        <w:t>fluocell</w:t>
      </w:r>
      <w:proofErr w:type="spellEnd"/>
      <w:r w:rsidRPr="007B4BD8">
        <w:t xml:space="preserve"> under ‘FRET Ratio’)</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w:t>
      </w:r>
      <w:proofErr w:type="spellStart"/>
      <w:r w:rsidR="00D7079A">
        <w:t>make_movie</w:t>
      </w:r>
      <w:proofErr w:type="spellEnd"/>
      <w:r w:rsidR="00D7079A">
        <w:t xml:space="preserve"> function.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rsidR="008A283D" w:rsidRDefault="0092739A" w:rsidP="00701348">
      <w:pPr>
        <w:ind w:left="360"/>
        <w:jc w:val="both"/>
      </w:pPr>
      <w:r>
        <w:t xml:space="preserve">&gt;&gt; </w:t>
      </w:r>
      <w:proofErr w:type="gramStart"/>
      <w:r>
        <w:t xml:space="preserve">cd </w:t>
      </w:r>
      <w:r w:rsidR="00187131">
        <w:t>..</w:t>
      </w:r>
      <w:proofErr w:type="gramEnd"/>
      <w:r w:rsidR="00187131">
        <w:t>/</w:t>
      </w:r>
      <w:r>
        <w:t>../../</w:t>
      </w:r>
      <w:r w:rsidR="008A283D">
        <w:t>app</w:t>
      </w:r>
    </w:p>
    <w:p w:rsidR="00453666" w:rsidRDefault="00D15933" w:rsidP="00453666">
      <w:pPr>
        <w:ind w:left="360"/>
        <w:jc w:val="both"/>
      </w:pPr>
      <w:r>
        <w:t xml:space="preserve">&gt;&gt; </w:t>
      </w:r>
      <w:proofErr w:type="gramStart"/>
      <w:r w:rsidR="00453666">
        <w:t>data</w:t>
      </w:r>
      <w:proofErr w:type="gramEnd"/>
      <w:r w:rsidR="00453666">
        <w:t xml:space="preserve">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rsidR="00D15933" w:rsidRDefault="00453666" w:rsidP="00453666">
      <w:pPr>
        <w:ind w:left="360"/>
        <w:jc w:val="both"/>
      </w:pPr>
      <w:r>
        <w:t xml:space="preserve">&gt;&gt; </w:t>
      </w:r>
      <w:proofErr w:type="spellStart"/>
      <w:r w:rsidR="00D15933">
        <w:t>make_</w:t>
      </w:r>
      <w:proofErr w:type="gramStart"/>
      <w:r w:rsidR="00D15933">
        <w:t>movie</w:t>
      </w:r>
      <w:proofErr w:type="spellEnd"/>
      <w:r w:rsidR="00D15933">
        <w:t>(</w:t>
      </w:r>
      <w:proofErr w:type="gramEnd"/>
      <w:r w:rsidR="00551BD4">
        <w:t>data</w:t>
      </w:r>
      <w:r w:rsidR="00D15933">
        <w:t>);</w:t>
      </w:r>
    </w:p>
    <w:p w:rsidR="002E5422" w:rsidRDefault="00F44D76" w:rsidP="00F44D76">
      <w:pPr>
        <w:ind w:left="360"/>
        <w:jc w:val="both"/>
      </w:pPr>
      <w:r>
        <w:t xml:space="preserve">The function </w:t>
      </w:r>
      <w:proofErr w:type="spellStart"/>
      <w:r>
        <w:t>make_</w:t>
      </w:r>
      <w:proofErr w:type="gramStart"/>
      <w:r>
        <w:t>movie</w:t>
      </w:r>
      <w:proofErr w:type="spellEnd"/>
      <w:r>
        <w:t>(</w:t>
      </w:r>
      <w:proofErr w:type="gramEnd"/>
      <w:r>
        <w:t xml:space="preserv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rsidR="00217A20" w:rsidRDefault="00217A20" w:rsidP="002E5422">
      <w:pPr>
        <w:jc w:val="both"/>
        <w:rPr>
          <w:b/>
          <w:sz w:val="28"/>
          <w:szCs w:val="28"/>
        </w:rPr>
      </w:pPr>
    </w:p>
    <w:p w:rsidR="00464B10" w:rsidRDefault="00464B10" w:rsidP="002E5422">
      <w:pPr>
        <w:jc w:val="both"/>
        <w:rPr>
          <w:b/>
          <w:i/>
          <w:u w:val="single"/>
        </w:rPr>
      </w:pPr>
    </w:p>
    <w:p w:rsidR="0028383E" w:rsidRDefault="0028383E" w:rsidP="0028383E">
      <w:pPr>
        <w:jc w:val="both"/>
        <w:rPr>
          <w:b/>
          <w:i/>
          <w:u w:val="single"/>
        </w:rPr>
      </w:pPr>
      <w:r w:rsidRPr="00DD684E">
        <w:rPr>
          <w:b/>
          <w:i/>
          <w:u w:val="single"/>
        </w:rPr>
        <w:t>Visualize the Intensity Modified FLIM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rsidTr="00A90CC7">
        <w:tc>
          <w:tcPr>
            <w:tcW w:w="6385" w:type="dxa"/>
            <w:gridSpan w:val="2"/>
          </w:tcPr>
          <w:p w:rsidR="00A90CC7" w:rsidRDefault="00A90CC7" w:rsidP="0028383E">
            <w:pPr>
              <w:jc w:val="both"/>
              <w:rPr>
                <w:b/>
                <w:i/>
                <w:u w:val="single"/>
              </w:rPr>
            </w:pPr>
            <w:r w:rsidRPr="00845B67">
              <w:rPr>
                <w:b/>
                <w:i/>
                <w:noProof/>
                <w:u w:val="single"/>
                <w:lang w:eastAsia="en-US"/>
              </w:rPr>
              <w:drawing>
                <wp:anchor distT="0" distB="0" distL="114300" distR="114300" simplePos="0" relativeHeight="251686400" behindDoc="1" locked="0" layoutInCell="1" allowOverlap="1" wp14:anchorId="65140261" wp14:editId="4BAC35F4">
                  <wp:simplePos x="0" y="0"/>
                  <wp:positionH relativeFrom="column">
                    <wp:posOffset>-3175</wp:posOffset>
                  </wp:positionH>
                  <wp:positionV relativeFrom="paragraph">
                    <wp:posOffset>177165</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rsidTr="00A90CC7">
        <w:trPr>
          <w:trHeight w:val="2762"/>
        </w:trPr>
        <w:tc>
          <w:tcPr>
            <w:tcW w:w="2875" w:type="dxa"/>
          </w:tcPr>
          <w:p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5B5704E" wp14:editId="4CA26688">
                  <wp:simplePos x="0" y="0"/>
                  <wp:positionH relativeFrom="column">
                    <wp:posOffset>33655</wp:posOffset>
                  </wp:positionH>
                  <wp:positionV relativeFrom="paragraph">
                    <wp:posOffset>55245</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rsidR="00A90CC7" w:rsidRDefault="00A90CC7" w:rsidP="0028383E">
            <w:pPr>
              <w:jc w:val="both"/>
              <w:rPr>
                <w:b/>
                <w:i/>
                <w:u w:val="single"/>
              </w:rPr>
            </w:pPr>
            <w:r w:rsidRPr="00B45122">
              <w:rPr>
                <w:noProof/>
                <w:lang w:eastAsia="en-US"/>
              </w:rPr>
              <w:drawing>
                <wp:inline distT="0" distB="0" distL="0" distR="0" wp14:anchorId="30A26869" wp14:editId="618C431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rsidR="00A90CC7" w:rsidRDefault="00A90CC7" w:rsidP="0028383E">
      <w:pPr>
        <w:jc w:val="both"/>
        <w:rPr>
          <w:b/>
          <w:i/>
          <w:u w:val="single"/>
        </w:rPr>
      </w:pPr>
    </w:p>
    <w:p w:rsidR="0028383E" w:rsidRPr="00DD684E" w:rsidRDefault="0028383E" w:rsidP="0028383E">
      <w:pPr>
        <w:jc w:val="both"/>
        <w:rPr>
          <w:b/>
          <w:i/>
          <w:u w:val="single"/>
        </w:rPr>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7A315C">
      <w:pPr>
        <w:ind w:left="720"/>
        <w:jc w:val="both"/>
      </w:pPr>
    </w:p>
    <w:p w:rsidR="00845B67" w:rsidRDefault="00845B67" w:rsidP="0028383E">
      <w:pPr>
        <w:jc w:val="both"/>
      </w:pPr>
    </w:p>
    <w:p w:rsidR="00845B67" w:rsidRDefault="00845B67" w:rsidP="0028383E">
      <w:pPr>
        <w:jc w:val="both"/>
      </w:pPr>
    </w:p>
    <w:p w:rsidR="0028383E" w:rsidRPr="00B45122" w:rsidRDefault="0028383E" w:rsidP="0028383E">
      <w:pPr>
        <w:jc w:val="both"/>
      </w:pPr>
    </w:p>
    <w:p w:rsidR="0028383E" w:rsidRDefault="0028383E" w:rsidP="0028383E">
      <w:pPr>
        <w:jc w:val="both"/>
        <w:rPr>
          <w:b/>
          <w:i/>
          <w:u w:val="single"/>
        </w:rPr>
      </w:pPr>
    </w:p>
    <w:p w:rsidR="00464B10" w:rsidRDefault="00464B10" w:rsidP="002E5422">
      <w:pPr>
        <w:jc w:val="both"/>
        <w:rPr>
          <w:b/>
          <w:i/>
          <w:u w:val="single"/>
        </w:rPr>
      </w:pPr>
    </w:p>
    <w:p w:rsidR="0055085E" w:rsidRPr="0055085E" w:rsidRDefault="0055085E" w:rsidP="002E5422">
      <w:pPr>
        <w:jc w:val="both"/>
        <w:rPr>
          <w:b/>
          <w:i/>
          <w:u w:val="single"/>
        </w:rPr>
      </w:pPr>
      <w:r w:rsidRPr="0055085E">
        <w:rPr>
          <w:b/>
          <w:i/>
          <w:u w:val="single"/>
        </w:rPr>
        <w:t>Polarity Analysis</w:t>
      </w:r>
    </w:p>
    <w:p w:rsidR="0055085E" w:rsidRDefault="0055085E" w:rsidP="002E5422">
      <w:pPr>
        <w:jc w:val="both"/>
      </w:pPr>
      <w:r w:rsidRPr="0055085E">
        <w:t>Rotate the cells to horizontal position and quantify the polarity of signal.</w:t>
      </w:r>
      <w:r w:rsidR="00464B10">
        <w:t xml:space="preserve"> An example using the sample data:</w:t>
      </w:r>
    </w:p>
    <w:p w:rsidR="00135728" w:rsidRDefault="00135728" w:rsidP="00FE6E50">
      <w:pPr>
        <w:numPr>
          <w:ilvl w:val="0"/>
          <w:numId w:val="16"/>
        </w:numPr>
        <w:jc w:val="both"/>
      </w:pPr>
      <w:r>
        <w:t xml:space="preserve">Open the Image. </w:t>
      </w:r>
    </w:p>
    <w:p w:rsidR="00FE6E50" w:rsidRDefault="00FE6E50" w:rsidP="00135728">
      <w:pPr>
        <w:numPr>
          <w:ilvl w:val="0"/>
          <w:numId w:val="17"/>
        </w:numPr>
        <w:jc w:val="both"/>
      </w:pPr>
      <w:proofErr w:type="spellStart"/>
      <w:r>
        <w:t>Fluocell</w:t>
      </w:r>
      <w:proofErr w:type="spellEnd"/>
      <w:r>
        <w:t xml:space="preserve">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rsidR="003D2724" w:rsidRDefault="008115CB" w:rsidP="003D2724">
      <w:pPr>
        <w:ind w:left="720"/>
        <w:jc w:val="both"/>
      </w:pPr>
      <w:r>
        <w:rPr>
          <w:noProof/>
          <w:lang w:eastAsia="en-US"/>
        </w:rPr>
        <w:drawing>
          <wp:anchor distT="0" distB="0" distL="114300" distR="114300" simplePos="0" relativeHeight="251659776" behindDoc="0" locked="0" layoutInCell="1" allowOverlap="1" wp14:anchorId="476676F4" wp14:editId="40EE52BF">
            <wp:simplePos x="0" y="0"/>
            <wp:positionH relativeFrom="column">
              <wp:posOffset>3002915</wp:posOffset>
            </wp:positionH>
            <wp:positionV relativeFrom="paragraph">
              <wp:posOffset>2979420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2544" behindDoc="0" locked="0" layoutInCell="1" allowOverlap="1" wp14:anchorId="72E4A1B4" wp14:editId="481C7AB7">
            <wp:simplePos x="0" y="0"/>
            <wp:positionH relativeFrom="column">
              <wp:posOffset>19685</wp:posOffset>
            </wp:positionH>
            <wp:positionV relativeFrom="paragraph">
              <wp:posOffset>2955925</wp:posOffset>
            </wp:positionV>
            <wp:extent cx="2590165" cy="784860"/>
            <wp:effectExtent l="0" t="0" r="635" b="0"/>
            <wp:wrapTight wrapText="bothSides">
              <wp:wrapPolygon edited="0">
                <wp:start x="0" y="0"/>
                <wp:lineTo x="0" y="20971"/>
                <wp:lineTo x="21446" y="20971"/>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165" cy="784860"/>
                    </a:xfrm>
                    <a:prstGeom prst="rect">
                      <a:avLst/>
                    </a:prstGeom>
                  </pic:spPr>
                </pic:pic>
              </a:graphicData>
            </a:graphic>
            <wp14:sizeRelH relativeFrom="margin">
              <wp14:pctWidth>0</wp14:pctWidth>
            </wp14:sizeRelH>
            <wp14:sizeRelV relativeFrom="margin">
              <wp14:pctHeight>0</wp14:pctHeight>
            </wp14:sizeRelV>
          </wp:anchor>
        </w:drawing>
      </w:r>
      <w:r w:rsidR="003D2724">
        <w:rPr>
          <w:noProof/>
          <w:lang w:eastAsia="en-US"/>
        </w:rPr>
        <w:drawing>
          <wp:anchor distT="0" distB="0" distL="114300" distR="114300" simplePos="0" relativeHeight="251690496" behindDoc="0" locked="0" layoutInCell="1" allowOverlap="1" wp14:anchorId="079C8FEE" wp14:editId="1C4A61F3">
            <wp:simplePos x="0" y="0"/>
            <wp:positionH relativeFrom="column">
              <wp:posOffset>0</wp:posOffset>
            </wp:positionH>
            <wp:positionV relativeFrom="paragraph">
              <wp:posOffset>175895</wp:posOffset>
            </wp:positionV>
            <wp:extent cx="5486400" cy="2722880"/>
            <wp:effectExtent l="0" t="0" r="0" b="1270"/>
            <wp:wrapTight wrapText="bothSides">
              <wp:wrapPolygon edited="0">
                <wp:start x="0" y="0"/>
                <wp:lineTo x="0" y="21459"/>
                <wp:lineTo x="21525" y="21459"/>
                <wp:lineTo x="2152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22880"/>
                    </a:xfrm>
                    <a:prstGeom prst="rect">
                      <a:avLst/>
                    </a:prstGeom>
                  </pic:spPr>
                </pic:pic>
              </a:graphicData>
            </a:graphic>
          </wp:anchor>
        </w:drawing>
      </w:r>
    </w:p>
    <w:p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rsidR="00FE6E50" w:rsidRDefault="00FE6E50" w:rsidP="003D2724"/>
    <w:p w:rsidR="00135728" w:rsidRDefault="00222753" w:rsidP="00222753">
      <w:pPr>
        <w:pStyle w:val="ListParagraph"/>
        <w:numPr>
          <w:ilvl w:val="0"/>
          <w:numId w:val="16"/>
        </w:numPr>
        <w:jc w:val="both"/>
      </w:pPr>
      <w:r w:rsidRPr="00222753">
        <w:t>Cell boundary can be detected by selecting</w:t>
      </w:r>
      <w:r>
        <w:t>: Tools</w:t>
      </w:r>
      <w:r w:rsidR="003D2724">
        <w:t xml:space="preserve"> </w:t>
      </w:r>
      <w:r w:rsidR="003D2724">
        <w:sym w:font="Wingdings" w:char="F0E0"/>
      </w:r>
      <w:r w:rsidR="003D2724">
        <w:t xml:space="preserve"> </w:t>
      </w:r>
      <w:r>
        <w:t>Adjust Brightness Factor</w:t>
      </w:r>
      <w:r w:rsidR="003D2724">
        <w:t xml:space="preserve"> </w:t>
      </w:r>
      <w:r w:rsidR="003D2724">
        <w:sym w:font="Wingdings" w:char="F0E0"/>
      </w:r>
      <w:r w:rsidR="003D2724">
        <w:t xml:space="preserve"> </w:t>
      </w:r>
      <w:r>
        <w:t xml:space="preserve">Show Detected Boundary. </w:t>
      </w:r>
      <w:r w:rsidR="0081300E">
        <w:t>Choose the Brightness Factor</w:t>
      </w:r>
      <w:r w:rsidR="00135728">
        <w:t xml:space="preserve"> for cell detection.</w:t>
      </w:r>
    </w:p>
    <w:p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w:t>
      </w:r>
      <w:proofErr w:type="spellStart"/>
      <w:r>
        <w:t>colormap</w:t>
      </w:r>
      <w:proofErr w:type="spellEnd"/>
      <w:r>
        <w:t xml:space="preserve"> </w:t>
      </w:r>
      <w:r w:rsidR="0067066C">
        <w:t xml:space="preserve">to 0-5000 </w:t>
      </w:r>
      <w:r w:rsidR="009A6AC0">
        <w:t xml:space="preserve">(for other data, adjust as </w:t>
      </w:r>
      <w:r w:rsidR="009A6AC0">
        <w:lastRenderedPageBreak/>
        <w:t>needed).</w:t>
      </w:r>
      <w:r w:rsidR="0025343C">
        <w:t xml:space="preserve"> *Note: The user may see different intensities of color depending on what their default </w:t>
      </w:r>
      <w:proofErr w:type="spellStart"/>
      <w:r w:rsidR="0025343C">
        <w:t>colormap</w:t>
      </w:r>
      <w:proofErr w:type="spellEnd"/>
      <w:r w:rsidR="0025343C">
        <w:t xml:space="preserve"> is in MATLAB.</w:t>
      </w:r>
    </w:p>
    <w:p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rsidR="00F72F40" w:rsidRDefault="00F72F40" w:rsidP="001D67E6">
      <w:pPr>
        <w:numPr>
          <w:ilvl w:val="0"/>
          <w:numId w:val="16"/>
        </w:numPr>
        <w:jc w:val="both"/>
      </w:pPr>
      <w:r>
        <w:t>Run the polarity quantification scripts</w:t>
      </w:r>
    </w:p>
    <w:p w:rsidR="00F72F40" w:rsidRDefault="001F4C23" w:rsidP="002E5422">
      <w:pPr>
        <w:jc w:val="both"/>
      </w:pPr>
      <w:r>
        <w:t xml:space="preserve">&gt;&gt; </w:t>
      </w:r>
      <w:proofErr w:type="gramStart"/>
      <w:r w:rsidR="0025343C">
        <w:t>cd</w:t>
      </w:r>
      <w:proofErr w:type="gramEnd"/>
      <w:r w:rsidR="00A00E40">
        <w:t xml:space="preserve"> </w:t>
      </w:r>
      <w:proofErr w:type="spellStart"/>
      <w:r w:rsidR="006B3FC0">
        <w:t>fluocell</w:t>
      </w:r>
      <w:proofErr w:type="spellEnd"/>
      <w:r w:rsidR="006B3FC0">
        <w:t>/</w:t>
      </w:r>
      <w:r w:rsidR="0025343C">
        <w:t>app</w:t>
      </w:r>
    </w:p>
    <w:p w:rsidR="00733D05" w:rsidRDefault="00733D05" w:rsidP="00733D05">
      <w:pPr>
        <w:jc w:val="both"/>
      </w:pPr>
      <w:r>
        <w:t xml:space="preserve">&gt;&gt; </w:t>
      </w:r>
      <w:proofErr w:type="spellStart"/>
      <w:r>
        <w:t>cell_name</w:t>
      </w:r>
      <w:proofErr w:type="spellEnd"/>
      <w:r>
        <w:t xml:space="preserve"> = 'akt_1';</w:t>
      </w:r>
    </w:p>
    <w:p w:rsidR="00733D05" w:rsidRDefault="00733D05" w:rsidP="00733D05">
      <w:pPr>
        <w:jc w:val="both"/>
      </w:pPr>
      <w:r>
        <w:t xml:space="preserve">&gt;&gt; </w:t>
      </w:r>
      <w:proofErr w:type="gramStart"/>
      <w:r>
        <w:t>data</w:t>
      </w:r>
      <w:proofErr w:type="gramEnd"/>
      <w:r>
        <w:t xml:space="preserve"> = </w:t>
      </w:r>
      <w:proofErr w:type="spellStart"/>
      <w:r>
        <w:t>sample_init_data</w:t>
      </w:r>
      <w:proofErr w:type="spellEnd"/>
      <w:r>
        <w:t>('akt_1');</w:t>
      </w:r>
    </w:p>
    <w:p w:rsidR="00733D05" w:rsidRDefault="00733D05" w:rsidP="00733D05">
      <w:pPr>
        <w:jc w:val="both"/>
      </w:pPr>
      <w:r w:rsidRPr="00733D05">
        <w:t xml:space="preserve">&gt;&gt; </w:t>
      </w:r>
      <w:proofErr w:type="spellStart"/>
      <w:r w:rsidRPr="00733D05">
        <w:t>single_cell_</w:t>
      </w:r>
      <w:proofErr w:type="gramStart"/>
      <w:r w:rsidRPr="00733D05">
        <w:t>analyzer</w:t>
      </w:r>
      <w:proofErr w:type="spellEnd"/>
      <w:r w:rsidRPr="00733D05">
        <w:t>(</w:t>
      </w:r>
      <w:proofErr w:type="gramEnd"/>
      <w:r w:rsidRPr="00733D05">
        <w:t>'akt_1',data);</w:t>
      </w:r>
    </w:p>
    <w:p w:rsidR="001E50DC" w:rsidRDefault="00093F3E" w:rsidP="00733D05">
      <w:pPr>
        <w:jc w:val="both"/>
      </w:pPr>
      <w:r>
        <w:rPr>
          <w:noProof/>
          <w:lang w:eastAsia="en-US"/>
        </w:rPr>
        <w:drawing>
          <wp:anchor distT="0" distB="0" distL="114300" distR="114300" simplePos="0" relativeHeight="251660800" behindDoc="0" locked="0" layoutInCell="1" allowOverlap="1" wp14:anchorId="7E29F11B" wp14:editId="2A139CE9">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E17B7E" w:rsidRDefault="00E17B7E" w:rsidP="00733D05">
      <w:pPr>
        <w:jc w:val="both"/>
      </w:pPr>
    </w:p>
    <w:p w:rsidR="00E17B7E" w:rsidRDefault="00E17B7E" w:rsidP="00733D05">
      <w:pPr>
        <w:jc w:val="both"/>
      </w:pPr>
    </w:p>
    <w:p w:rsidR="00E758B9" w:rsidRPr="00E55261" w:rsidRDefault="00053021" w:rsidP="00E55261">
      <w:pPr>
        <w:numPr>
          <w:ilvl w:val="0"/>
          <w:numId w:val="16"/>
        </w:numPr>
        <w:shd w:val="clear" w:color="auto" w:fill="FFFFFF"/>
        <w:jc w:val="both"/>
      </w:pPr>
      <w:r w:rsidRPr="00E55261">
        <w:t>Tracking Cells and Regions of Interest</w:t>
      </w:r>
    </w:p>
    <w:p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rsidR="004046DA" w:rsidRPr="007B047A" w:rsidRDefault="0025343C" w:rsidP="004046DA">
      <w:pPr>
        <w:tabs>
          <w:tab w:val="left" w:pos="0"/>
        </w:tabs>
        <w:rPr>
          <w:rFonts w:ascii="Arial" w:hAnsi="Arial" w:cs="Arial"/>
          <w:color w:val="222222"/>
          <w:sz w:val="20"/>
          <w:szCs w:val="20"/>
          <w:shd w:val="clear" w:color="auto" w:fill="FFFFFF"/>
        </w:rPr>
      </w:pPr>
      <w:r>
        <w:rPr>
          <w:noProof/>
        </w:rPr>
        <w:t>Use the Fluocell GUI to navigate to another example data</w:t>
      </w:r>
      <w:r w:rsidR="004046DA">
        <w:rPr>
          <w:noProof/>
        </w:rPr>
        <w:t>: tracking_ex/ folder.</w:t>
      </w:r>
    </w:p>
    <w:p w:rsidR="00E758B9" w:rsidRPr="004A5EA4" w:rsidRDefault="00E758B9" w:rsidP="00E758B9">
      <w:pPr>
        <w:shd w:val="clear" w:color="auto" w:fill="FFFFFF"/>
        <w:jc w:val="both"/>
      </w:pPr>
    </w:p>
    <w:p w:rsidR="00053021" w:rsidRDefault="00E55261" w:rsidP="00E758B9">
      <w:pPr>
        <w:jc w:val="both"/>
        <w:rPr>
          <w:noProof/>
          <w:lang w:eastAsia="en-US"/>
        </w:rPr>
      </w:pPr>
      <w:r w:rsidRPr="00ED0335">
        <w:rPr>
          <w:noProof/>
          <w:lang w:eastAsia="en-US"/>
        </w:rPr>
        <w:drawing>
          <wp:inline distT="0" distB="0" distL="0" distR="0" wp14:editId="1685EC19">
            <wp:extent cx="4707890" cy="30149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7890" cy="3014980"/>
                    </a:xfrm>
                    <a:prstGeom prst="rect">
                      <a:avLst/>
                    </a:prstGeom>
                    <a:noFill/>
                    <a:ln>
                      <a:noFill/>
                    </a:ln>
                  </pic:spPr>
                </pic:pic>
              </a:graphicData>
            </a:graphic>
          </wp:inline>
        </w:drawing>
      </w:r>
    </w:p>
    <w:p w:rsidR="00E758B9" w:rsidRDefault="00E55261" w:rsidP="009315B6">
      <w:pPr>
        <w:jc w:val="both"/>
        <w:rPr>
          <w:noProof/>
          <w:lang w:eastAsia="en-US"/>
        </w:rPr>
      </w:pPr>
      <w:r w:rsidRPr="00ED0335">
        <w:rPr>
          <w:noProof/>
          <w:lang w:eastAsia="en-US"/>
        </w:rPr>
        <w:lastRenderedPageBreak/>
        <w:drawing>
          <wp:inline distT="0" distB="0" distL="0" distR="0" wp14:editId="72075910">
            <wp:extent cx="347091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0910" cy="1733550"/>
                    </a:xfrm>
                    <a:prstGeom prst="rect">
                      <a:avLst/>
                    </a:prstGeom>
                    <a:noFill/>
                    <a:ln>
                      <a:noFill/>
                    </a:ln>
                  </pic:spPr>
                </pic:pic>
              </a:graphicData>
            </a:graphic>
          </wp:inline>
        </w:drawing>
      </w:r>
    </w:p>
    <w:p w:rsidR="00E758B9" w:rsidRDefault="00E758B9" w:rsidP="009315B6">
      <w:pPr>
        <w:jc w:val="both"/>
        <w:rPr>
          <w:noProof/>
          <w:lang w:eastAsia="en-US"/>
        </w:rPr>
      </w:pPr>
    </w:p>
    <w:p w:rsidR="004A5EA4" w:rsidRDefault="004A5EA4" w:rsidP="009315B6">
      <w:pPr>
        <w:jc w:val="both"/>
        <w:rPr>
          <w:rFonts w:ascii="Arial" w:hAnsi="Arial" w:cs="Arial"/>
          <w:noProof/>
          <w:color w:val="222222"/>
          <w:sz w:val="20"/>
          <w:szCs w:val="20"/>
          <w:shd w:val="clear" w:color="auto" w:fill="FFFFFF"/>
          <w:lang w:eastAsia="en-US"/>
        </w:rPr>
      </w:pPr>
    </w:p>
    <w:p w:rsidR="00E758B9" w:rsidRDefault="00E758B9" w:rsidP="009B2A71">
      <w:pPr>
        <w:tabs>
          <w:tab w:val="left" w:pos="0"/>
        </w:tabs>
        <w:rPr>
          <w:noProof/>
        </w:rPr>
      </w:pPr>
      <w:r>
        <w:rPr>
          <w:noProof/>
        </w:rPr>
        <w:t>In Matlab Command window:</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0; There will be no quantification on region of interest.</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1; Quantifying the region of interest without tracking cell;</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w:t>
      </w:r>
      <w:r w:rsidR="004046DA">
        <w:rPr>
          <w:noProof/>
        </w:rPr>
        <w:t xml:space="preserve">_roi = 2; Quantifying the region of interest with tracking cell. </w:t>
      </w:r>
      <w:r w:rsidR="004046DA" w:rsidRPr="004046DA">
        <w:rPr>
          <w:b/>
          <w:noProof/>
          <w:u w:val="single"/>
        </w:rPr>
        <w:t>Note</w:t>
      </w:r>
      <w:r w:rsidR="005D7D00" w:rsidRPr="005D7D00">
        <w:rPr>
          <w:b/>
          <w:noProof/>
        </w:rPr>
        <w:t xml:space="preserve"> </w:t>
      </w:r>
      <w:r w:rsidR="004046DA">
        <w:rPr>
          <w:noProof/>
        </w:rPr>
        <w:t>that the option to “Apply Mask” may create a conflict as Fluocell detects another cell in the mask and move the ROIs by mistake. To avoid this conflict,</w:t>
      </w:r>
      <w:r w:rsidR="00E1212A">
        <w:rPr>
          <w:noProof/>
        </w:rPr>
        <w:t xml:space="preserve"> we need to close the figures and re-open the figures each time when the “Apply Mask” is checked or unchecked.</w:t>
      </w:r>
    </w:p>
    <w:p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rsidR="00F62714" w:rsidRDefault="00D445E5" w:rsidP="00D445E5">
      <w:pPr>
        <w:numPr>
          <w:ilvl w:val="0"/>
          <w:numId w:val="27"/>
        </w:numPr>
        <w:tabs>
          <w:tab w:val="left" w:pos="0"/>
        </w:tabs>
        <w:rPr>
          <w:noProof/>
        </w:rPr>
      </w:pPr>
      <w:r>
        <w:rPr>
          <w:noProof/>
        </w:rPr>
        <w:t xml:space="preserve">&gt;&gt;fluocell_data.quantify_roi = 3; Quantifying </w:t>
      </w:r>
      <w:r w:rsidRPr="00D445E5">
        <w:rPr>
          <w:noProof/>
        </w:rPr>
        <w:t>use subcellular layers instead of ROIs</w:t>
      </w:r>
      <w:r>
        <w:rPr>
          <w:noProof/>
        </w:rPr>
        <w:t>; In this case, the default number of layers is 1 and user can change it by</w:t>
      </w:r>
    </w:p>
    <w:p w:rsidR="00D445E5" w:rsidRDefault="00D445E5" w:rsidP="00D445E5">
      <w:pPr>
        <w:tabs>
          <w:tab w:val="left" w:pos="0"/>
        </w:tabs>
        <w:ind w:left="720"/>
        <w:rPr>
          <w:noProof/>
        </w:rPr>
      </w:pPr>
      <w:r>
        <w:rPr>
          <w:noProof/>
        </w:rPr>
        <w:t>&gt;&gt;fluocell_data.num_layers = 3;</w:t>
      </w:r>
    </w:p>
    <w:p w:rsidR="00085286" w:rsidRDefault="00D445E5" w:rsidP="00D445E5">
      <w:pPr>
        <w:tabs>
          <w:tab w:val="left" w:pos="0"/>
        </w:tabs>
        <w:rPr>
          <w:noProof/>
        </w:rPr>
      </w:pPr>
      <w:r>
        <w:rPr>
          <w:noProof/>
        </w:rPr>
        <w:lastRenderedPageBreak/>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046DA" w:rsidRPr="007B047A" w:rsidRDefault="004046DA" w:rsidP="004046DA">
      <w:pPr>
        <w:tabs>
          <w:tab w:val="left" w:pos="0"/>
        </w:tabs>
        <w:rPr>
          <w:rFonts w:ascii="Arial" w:hAnsi="Arial" w:cs="Arial"/>
          <w:color w:val="222222"/>
          <w:sz w:val="20"/>
          <w:szCs w:val="20"/>
          <w:shd w:val="clear" w:color="auto" w:fill="FFFFFF"/>
        </w:rPr>
      </w:pPr>
    </w:p>
    <w:p w:rsidR="004046DA" w:rsidRDefault="004046DA" w:rsidP="009B2A71">
      <w:pPr>
        <w:tabs>
          <w:tab w:val="left" w:pos="0"/>
        </w:tabs>
        <w:rPr>
          <w:noProof/>
        </w:rPr>
      </w:pPr>
    </w:p>
    <w:p w:rsidR="004046DA" w:rsidRDefault="004046DA" w:rsidP="009B2A71">
      <w:pPr>
        <w:tabs>
          <w:tab w:val="left" w:pos="0"/>
        </w:tabs>
        <w:rPr>
          <w:noProof/>
        </w:rPr>
      </w:pPr>
    </w:p>
    <w:p w:rsidR="009B2A71" w:rsidRDefault="009B2A71" w:rsidP="009B2A71">
      <w:pPr>
        <w:tabs>
          <w:tab w:val="left" w:pos="0"/>
        </w:tabs>
        <w:rPr>
          <w:noProof/>
        </w:rPr>
      </w:pPr>
      <w:r>
        <w:rPr>
          <w:noProof/>
        </w:rPr>
        <w:t>Output: fluocell_data.time, fluocell_data.ratio, fluocell_data.donor, fluocell_data.acceptor</w:t>
      </w:r>
    </w:p>
    <w:p w:rsidR="00FE0D93" w:rsidRDefault="00FE0D93" w:rsidP="009315B6">
      <w:pPr>
        <w:jc w:val="both"/>
        <w:rPr>
          <w:b/>
          <w:i/>
          <w:u w:val="single"/>
        </w:rPr>
      </w:pPr>
    </w:p>
    <w:p w:rsidR="00FE0D93" w:rsidRDefault="00FE0D93" w:rsidP="009315B6">
      <w:pPr>
        <w:jc w:val="both"/>
        <w:rPr>
          <w:b/>
          <w:i/>
          <w:u w:val="single"/>
        </w:rPr>
      </w:pPr>
    </w:p>
    <w:p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rsidR="008A283D" w:rsidRDefault="000E38BD" w:rsidP="000E38BD">
      <w:pPr>
        <w:ind w:left="360"/>
        <w:jc w:val="both"/>
      </w:pPr>
      <w:r w:rsidRPr="00FE0D93">
        <w:t xml:space="preserve">&gt;&gt; </w:t>
      </w:r>
      <w:proofErr w:type="gramStart"/>
      <w:r w:rsidR="00085286" w:rsidRPr="00085286">
        <w:t>cd</w:t>
      </w:r>
      <w:proofErr w:type="gramEnd"/>
      <w:r w:rsidR="00085286" w:rsidRPr="00085286">
        <w:t xml:space="preserve">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rsidR="000E38BD" w:rsidRDefault="00FE0D93" w:rsidP="00FE0D93">
      <w:pPr>
        <w:ind w:left="360"/>
        <w:jc w:val="both"/>
      </w:pPr>
      <w:r w:rsidRPr="00FE0D93">
        <w:t>&gt;&gt;</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rsidR="00987AF5" w:rsidRDefault="00987AF5" w:rsidP="00987AF5">
      <w:pPr>
        <w:jc w:val="both"/>
      </w:pPr>
      <w:r>
        <w:t xml:space="preserve">      </w:t>
      </w:r>
      <w:r w:rsidRPr="00FE0D93">
        <w:t>&gt;&gt;</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rsidR="00363215" w:rsidRDefault="00085286" w:rsidP="00450326">
      <w:pPr>
        <w:jc w:val="both"/>
      </w:pPr>
      <w:r w:rsidRPr="00085286">
        <w:lastRenderedPageBreak/>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rsidR="000E38BD" w:rsidRDefault="000E38BD" w:rsidP="000E38BD">
      <w:pPr>
        <w:numPr>
          <w:ilvl w:val="0"/>
          <w:numId w:val="20"/>
        </w:numPr>
        <w:jc w:val="both"/>
      </w:pPr>
      <w:r>
        <w:t>Detect Focal Adhesions</w:t>
      </w:r>
    </w:p>
    <w:p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rsidR="000E38BD" w:rsidRDefault="000E38BD" w:rsidP="000E38BD">
      <w:pPr>
        <w:jc w:val="both"/>
      </w:pPr>
      <w:r>
        <w:t xml:space="preserve">&gt;&gt; </w:t>
      </w:r>
      <w:proofErr w:type="gramStart"/>
      <w:r>
        <w:t>data</w:t>
      </w:r>
      <w:proofErr w:type="gramEnd"/>
      <w:r>
        <w:t xml:space="preserve"> = </w:t>
      </w:r>
      <w:proofErr w:type="spellStart"/>
      <w:r>
        <w:t>sample_init_data</w:t>
      </w:r>
      <w:proofErr w:type="spellEnd"/>
      <w:r>
        <w:t>(</w:t>
      </w:r>
      <w:proofErr w:type="spellStart"/>
      <w:r>
        <w:t>cell_name</w:t>
      </w:r>
      <w:proofErr w:type="spellEnd"/>
      <w:r>
        <w:t>, '</w:t>
      </w:r>
      <w:proofErr w:type="spellStart"/>
      <w:r>
        <w:t>batch_detect_fa</w:t>
      </w:r>
      <w:proofErr w:type="spellEnd"/>
      <w:r>
        <w:t>');</w:t>
      </w:r>
    </w:p>
    <w:p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rsidR="00085286" w:rsidRDefault="00E55261" w:rsidP="000E38BD">
      <w:pPr>
        <w:jc w:val="both"/>
      </w:pPr>
      <w:r w:rsidRPr="00085286">
        <w:rPr>
          <w:noProof/>
          <w:lang w:eastAsia="en-US"/>
        </w:rPr>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rsidR="00987AF5" w:rsidRPr="002F16C8" w:rsidRDefault="00987AF5" w:rsidP="00987AF5">
      <w:pPr>
        <w:numPr>
          <w:ilvl w:val="0"/>
          <w:numId w:val="20"/>
        </w:numPr>
        <w:jc w:val="both"/>
      </w:pPr>
      <w:r>
        <w:t xml:space="preserve">Programs to quantify local FRET ratio and FA intensity. </w:t>
      </w:r>
    </w:p>
    <w:p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rsidR="009315B6" w:rsidRPr="009315B6" w:rsidRDefault="009315B6" w:rsidP="002E5422">
      <w:pPr>
        <w:jc w:val="both"/>
        <w:rPr>
          <w:b/>
          <w:i/>
          <w:u w:val="single"/>
        </w:rPr>
      </w:pPr>
    </w:p>
    <w:p w:rsidR="00B376DE" w:rsidRDefault="00B376DE" w:rsidP="00B376DE">
      <w:pPr>
        <w:jc w:val="both"/>
        <w:rPr>
          <w:b/>
          <w:i/>
          <w:u w:val="single"/>
        </w:rPr>
      </w:pPr>
      <w:r>
        <w:rPr>
          <w:b/>
          <w:i/>
          <w:u w:val="single"/>
        </w:rPr>
        <w:t xml:space="preserve">Using Watershed for Cell Separation </w:t>
      </w:r>
    </w:p>
    <w:p w:rsidR="00B376DE" w:rsidRDefault="00B376DE" w:rsidP="00B376DE">
      <w:pPr>
        <w:numPr>
          <w:ilvl w:val="0"/>
          <w:numId w:val="29"/>
        </w:numPr>
      </w:pPr>
      <w:r>
        <w:t xml:space="preserve">First, enable </w:t>
      </w:r>
      <w:proofErr w:type="spellStart"/>
      <w:r>
        <w:rPr>
          <w:i/>
        </w:rPr>
        <w:t>Fluocell</w:t>
      </w:r>
      <w:proofErr w:type="spellEnd"/>
      <w:r>
        <w:t xml:space="preserve"> to display </w:t>
      </w:r>
      <w:ins w:id="0" w:author="Lu, Kathy" w:date="2016-07-28T10:29:00Z">
        <w:r w:rsidR="00231831">
          <w:t xml:space="preserve">and quantify </w:t>
        </w:r>
      </w:ins>
      <w:bookmarkStart w:id="1" w:name="_GoBack"/>
      <w:bookmarkEnd w:id="1"/>
      <w:r>
        <w:t>multiple cell regions:</w:t>
      </w:r>
      <w:r>
        <w:br/>
        <w:t>&gt;&gt;</w:t>
      </w:r>
      <w:proofErr w:type="spellStart"/>
      <w:r>
        <w:t>fluocell_data.multiple_</w:t>
      </w:r>
      <w:del w:id="2" w:author="Lu, Kathy" w:date="2016-07-28T10:28:00Z">
        <w:r w:rsidDel="00524BA0">
          <w:delText xml:space="preserve">region </w:delText>
        </w:r>
      </w:del>
      <w:ins w:id="3" w:author="Lu, Kathy" w:date="2016-07-28T10:28:00Z">
        <w:r w:rsidR="00524BA0">
          <w:t>object</w:t>
        </w:r>
        <w:proofErr w:type="spellEnd"/>
        <w:r w:rsidR="00524BA0">
          <w:t xml:space="preserve"> </w:t>
        </w:r>
      </w:ins>
      <w:r>
        <w:t>= 1;</w:t>
      </w:r>
      <w:r>
        <w:br/>
      </w:r>
      <w:r>
        <w:lastRenderedPageBreak/>
        <w:t>Output should look something like this:</w:t>
      </w:r>
      <w:r>
        <w:br/>
      </w:r>
      <w:r w:rsidRPr="00F005AF">
        <w:rPr>
          <w:noProof/>
          <w:lang w:eastAsia="en-US"/>
        </w:rPr>
        <w:drawing>
          <wp:inline distT="0" distB="0" distL="0" distR="0" wp14:anchorId="58FB0CF3" wp14:editId="3943C81B">
            <wp:extent cx="2895600"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600" cy="2562225"/>
                    </a:xfrm>
                    <a:prstGeom prst="rect">
                      <a:avLst/>
                    </a:prstGeom>
                    <a:noFill/>
                    <a:ln>
                      <a:noFill/>
                    </a:ln>
                  </pic:spPr>
                </pic:pic>
              </a:graphicData>
            </a:graphic>
          </wp:inline>
        </w:drawing>
      </w:r>
    </w:p>
    <w:p w:rsidR="00B376DE" w:rsidRDefault="00B376DE" w:rsidP="00B376DE">
      <w:pPr>
        <w:numPr>
          <w:ilvl w:val="0"/>
          <w:numId w:val="29"/>
        </w:numPr>
      </w:pPr>
      <w:r>
        <w:t>To use a simple (faster) watershed cell separation method, enter the following:</w:t>
      </w:r>
      <w:r>
        <w:br/>
        <w:t>&gt;&gt;</w:t>
      </w:r>
      <w:proofErr w:type="spellStart"/>
      <w:r>
        <w:t>fluocell_data.segment_method</w:t>
      </w:r>
      <w:proofErr w:type="spellEnd"/>
      <w:r>
        <w:t xml:space="preserve"> = 1;</w:t>
      </w:r>
      <w:r>
        <w:br/>
        <w:t>or, for a more involved watershed cell separation method, enter the following:</w:t>
      </w:r>
      <w:r>
        <w:br/>
        <w:t>&gt;&gt;</w:t>
      </w:r>
      <w:proofErr w:type="spellStart"/>
      <w:r>
        <w:t>fluocell_data.segment_method</w:t>
      </w:r>
      <w:proofErr w:type="spellEnd"/>
      <w:r>
        <w:t xml:space="preserve"> = 2;</w:t>
      </w:r>
    </w:p>
    <w:p w:rsidR="00B376DE" w:rsidRDefault="00002E35" w:rsidP="00B376DE">
      <w:r>
        <w:t>Blow shows the o</w:t>
      </w:r>
      <w:r w:rsidR="00B376DE">
        <w:t>utputs for methods 1 and 2</w:t>
      </w:r>
      <w:r>
        <w:t>.</w:t>
      </w:r>
    </w:p>
    <w:p w:rsidR="00B376DE" w:rsidRPr="00F005AF" w:rsidRDefault="00B376DE" w:rsidP="00B376DE">
      <w:r>
        <w:rPr>
          <w:b/>
          <w:i/>
          <w:noProof/>
          <w:u w:val="single"/>
          <w:lang w:eastAsia="en-US"/>
        </w:rPr>
        <mc:AlternateContent>
          <mc:Choice Requires="wps">
            <w:drawing>
              <wp:anchor distT="0" distB="0" distL="114300" distR="114300" simplePos="0" relativeHeight="251667968" behindDoc="0" locked="0" layoutInCell="1" allowOverlap="1" wp14:anchorId="05CE48C7" wp14:editId="07C55246">
                <wp:simplePos x="0" y="0"/>
                <wp:positionH relativeFrom="column">
                  <wp:posOffset>3416935</wp:posOffset>
                </wp:positionH>
                <wp:positionV relativeFrom="paragraph">
                  <wp:posOffset>2060575</wp:posOffset>
                </wp:positionV>
                <wp:extent cx="974725" cy="2413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E48C7" id="_x0000_t202" coordsize="21600,21600" o:spt="202" path="m,l,21600r21600,l21600,xe">
                <v:stroke joinstyle="miter"/>
                <v:path gradientshapeok="t" o:connecttype="rect"/>
              </v:shapetype>
              <v:shape id="Text Box 28" o:spid="_x0000_s1026" type="#_x0000_t202" style="position:absolute;margin-left:269.05pt;margin-top:162.25pt;width:76.7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5ggIAABA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" stroked="f">
                <v:textbox>
                  <w:txbxContent>
                    <w:p w:rsidR="00B376DE" w:rsidRDefault="00B376DE" w:rsidP="00B376DE">
                      <w:r>
                        <w:t>Method 2</w:t>
                      </w:r>
                    </w:p>
                  </w:txbxContent>
                </v:textbox>
              </v:shape>
            </w:pict>
          </mc:Fallback>
        </mc:AlternateContent>
      </w:r>
      <w:r>
        <w:rPr>
          <w:noProof/>
          <w:lang w:eastAsia="en-US"/>
        </w:rPr>
        <mc:AlternateContent>
          <mc:Choice Requires="wps">
            <w:drawing>
              <wp:anchor distT="0" distB="0" distL="114300" distR="114300" simplePos="0" relativeHeight="251666944" behindDoc="0" locked="0" layoutInCell="1" allowOverlap="1" wp14:anchorId="55CA9D22" wp14:editId="182C05EC">
                <wp:simplePos x="0" y="0"/>
                <wp:positionH relativeFrom="column">
                  <wp:posOffset>806450</wp:posOffset>
                </wp:positionH>
                <wp:positionV relativeFrom="paragraph">
                  <wp:posOffset>2060575</wp:posOffset>
                </wp:positionV>
                <wp:extent cx="974725" cy="2413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A9D22" id="Text Box 27" o:spid="_x0000_s1027" type="#_x0000_t202" style="position:absolute;margin-left:63.5pt;margin-top:162.25pt;width:76.75pt;height:1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7ihQIAABc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" stroked="f">
                <v:textbox>
                  <w:txbxContent>
                    <w:p w:rsidR="00B376DE" w:rsidRDefault="00B376DE" w:rsidP="00B376DE">
                      <w:r>
                        <w:t>Method 1</w:t>
                      </w:r>
                    </w:p>
                  </w:txbxContent>
                </v:textbox>
              </v:shape>
            </w:pict>
          </mc:Fallback>
        </mc:AlternateContent>
      </w:r>
      <w:r w:rsidRPr="00F005AF">
        <w:rPr>
          <w:noProof/>
          <w:lang w:eastAsia="en-US"/>
        </w:rPr>
        <w:drawing>
          <wp:inline distT="0" distB="0" distL="0" distR="0" wp14:anchorId="322C99D3" wp14:editId="40EA95A5">
            <wp:extent cx="258635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6355" cy="2286000"/>
                    </a:xfrm>
                    <a:prstGeom prst="rect">
                      <a:avLst/>
                    </a:prstGeom>
                    <a:noFill/>
                    <a:ln>
                      <a:noFill/>
                    </a:ln>
                  </pic:spPr>
                </pic:pic>
              </a:graphicData>
            </a:graphic>
          </wp:inline>
        </w:drawing>
      </w:r>
      <w:r w:rsidRPr="00F005AF">
        <w:rPr>
          <w:noProof/>
          <w:lang w:eastAsia="en-US"/>
        </w:rPr>
        <w:drawing>
          <wp:inline distT="0" distB="0" distL="0" distR="0" wp14:anchorId="7415FB6E" wp14:editId="595DDED2">
            <wp:extent cx="2605405" cy="2295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5405" cy="2295525"/>
                    </a:xfrm>
                    <a:prstGeom prst="rect">
                      <a:avLst/>
                    </a:prstGeom>
                    <a:noFill/>
                    <a:ln>
                      <a:noFill/>
                    </a:ln>
                  </pic:spPr>
                </pic:pic>
              </a:graphicData>
            </a:graphic>
          </wp:inline>
        </w:drawing>
      </w:r>
    </w:p>
    <w:p w:rsidR="00B376DE" w:rsidRDefault="00B376DE" w:rsidP="00B376DE">
      <w:r>
        <w:t xml:space="preserve">Note: For the current version of </w:t>
      </w:r>
      <w:proofErr w:type="spellStart"/>
      <w:r w:rsidRPr="00A270F1">
        <w:rPr>
          <w:i/>
        </w:rPr>
        <w:t>Fluocel</w:t>
      </w:r>
      <w:r>
        <w:rPr>
          <w:i/>
        </w:rPr>
        <w:t>l</w:t>
      </w:r>
      <w:proofErr w:type="spellEnd"/>
      <w:r>
        <w:t xml:space="preserve">, </w:t>
      </w:r>
      <w:r w:rsidRPr="00A270F1">
        <w:t>the</w:t>
      </w:r>
      <w:r>
        <w:t xml:space="preserve"> </w:t>
      </w:r>
      <w:proofErr w:type="spellStart"/>
      <w:r>
        <w:t>segment_method</w:t>
      </w:r>
      <w:proofErr w:type="spellEnd"/>
      <w:r>
        <w:t xml:space="preserve"> parameter only enables </w:t>
      </w:r>
      <w:proofErr w:type="spellStart"/>
      <w:r>
        <w:rPr>
          <w:i/>
        </w:rPr>
        <w:t>Fluocell</w:t>
      </w:r>
      <w:proofErr w:type="spellEnd"/>
      <w:r>
        <w:t xml:space="preserve"> to create a visual separation of cells. Any quantitative analysis would not incorporate how the cells are segmented using the watershed method.</w:t>
      </w:r>
    </w:p>
    <w:p w:rsidR="00B376DE" w:rsidRDefault="00B376DE" w:rsidP="002E5422">
      <w:pPr>
        <w:jc w:val="both"/>
        <w:rPr>
          <w:b/>
          <w:i/>
          <w:u w:val="single"/>
        </w:rPr>
      </w:pPr>
    </w:p>
    <w:p w:rsidR="002E5422" w:rsidRPr="00E82EFD" w:rsidRDefault="00E82EFD" w:rsidP="002E5422">
      <w:pPr>
        <w:jc w:val="both"/>
        <w:rPr>
          <w:b/>
          <w:i/>
          <w:u w:val="single"/>
        </w:rPr>
      </w:pPr>
      <w:r>
        <w:rPr>
          <w:b/>
          <w:i/>
          <w:u w:val="single"/>
        </w:rPr>
        <w:t xml:space="preserve">Useful </w:t>
      </w:r>
      <w:proofErr w:type="spellStart"/>
      <w:r>
        <w:rPr>
          <w:b/>
          <w:i/>
          <w:u w:val="single"/>
        </w:rPr>
        <w:t>Fluocell</w:t>
      </w:r>
      <w:proofErr w:type="spellEnd"/>
      <w:r>
        <w:rPr>
          <w:b/>
          <w:i/>
          <w:u w:val="single"/>
        </w:rPr>
        <w:t xml:space="preserve"> F</w:t>
      </w:r>
      <w:r w:rsidR="002E5422" w:rsidRPr="00E82EFD">
        <w:rPr>
          <w:b/>
          <w:i/>
          <w:u w:val="single"/>
        </w:rPr>
        <w:t>unctions:</w:t>
      </w:r>
    </w:p>
    <w:p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rsidR="002E5422" w:rsidRDefault="002B4D45" w:rsidP="005C3DF8">
      <w:pPr>
        <w:numPr>
          <w:ilvl w:val="0"/>
          <w:numId w:val="9"/>
        </w:numPr>
        <w:jc w:val="both"/>
      </w:pPr>
      <w:r>
        <w:t>Example:</w:t>
      </w:r>
    </w:p>
    <w:p w:rsidR="00450326" w:rsidRDefault="002E5422" w:rsidP="00987AF5">
      <w:pPr>
        <w:ind w:left="360"/>
        <w:jc w:val="both"/>
      </w:pPr>
      <w:r>
        <w:t xml:space="preserve">  &gt;&gt; </w:t>
      </w:r>
      <w:proofErr w:type="gramStart"/>
      <w:r>
        <w:t>path</w:t>
      </w:r>
      <w:proofErr w:type="gramEnd"/>
      <w:r>
        <w:t xml:space="preserve"> = 'E:\</w:t>
      </w:r>
      <w:proofErr w:type="spellStart"/>
      <w:r>
        <w:t>sof</w:t>
      </w:r>
      <w:proofErr w:type="spellEnd"/>
      <w:r>
        <w:t xml:space="preserve">\fluocell_2.1\data\migration\07_01_2010\';  </w:t>
      </w:r>
    </w:p>
    <w:p w:rsidR="00987AF5" w:rsidRDefault="00450326" w:rsidP="00987AF5">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rsidR="002E5422" w:rsidRDefault="002E5422" w:rsidP="002E5422">
      <w:pPr>
        <w:ind w:left="360"/>
        <w:jc w:val="both"/>
      </w:pPr>
    </w:p>
    <w:p w:rsidR="00895578" w:rsidRDefault="002E5422" w:rsidP="00895578">
      <w:pPr>
        <w:ind w:left="360"/>
        <w:jc w:val="both"/>
      </w:pPr>
      <w:r>
        <w:lastRenderedPageBreak/>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rsidR="00895578" w:rsidRDefault="00895578" w:rsidP="00895578">
      <w:pPr>
        <w:ind w:left="360"/>
        <w:jc w:val="both"/>
      </w:pPr>
      <w:r>
        <w:t xml:space="preserve">&gt;&gt; </w:t>
      </w:r>
      <w:proofErr w:type="spellStart"/>
      <w:r>
        <w:t>fluocell_data.roi_type</w:t>
      </w:r>
      <w:proofErr w:type="spellEnd"/>
      <w:r>
        <w:t xml:space="preserve"> = ‘circle with fixed diameter’;</w:t>
      </w:r>
    </w:p>
    <w:p w:rsidR="00895578" w:rsidRDefault="00895578" w:rsidP="00895578">
      <w:pPr>
        <w:ind w:left="360"/>
        <w:jc w:val="both"/>
      </w:pPr>
      <w:r>
        <w:t xml:space="preserve">&gt;&gt; </w:t>
      </w:r>
      <w:proofErr w:type="spellStart"/>
      <w:r>
        <w:t>fluocell_data.roi_diameter</w:t>
      </w:r>
      <w:proofErr w:type="spellEnd"/>
      <w:r>
        <w:t xml:space="preserve"> = 100;</w:t>
      </w:r>
    </w:p>
    <w:p w:rsidR="00895578" w:rsidRDefault="00895578" w:rsidP="00895578">
      <w:pPr>
        <w:ind w:left="360"/>
        <w:jc w:val="both"/>
      </w:pPr>
      <w:r>
        <w:t xml:space="preserve">If you want to switch back to a polygon region, simply remove the </w:t>
      </w:r>
      <w:proofErr w:type="spellStart"/>
      <w:r>
        <w:t>roi.mat</w:t>
      </w:r>
      <w:proofErr w:type="spellEnd"/>
      <w:r>
        <w:t xml:space="preserve"> file from the </w:t>
      </w:r>
      <w:proofErr w:type="spellStart"/>
      <w:r>
        <w:t>ourput</w:t>
      </w:r>
      <w:proofErr w:type="spellEnd"/>
      <w:r>
        <w:t>/ folder and set:</w:t>
      </w:r>
    </w:p>
    <w:p w:rsidR="00895578" w:rsidRDefault="00895578" w:rsidP="00895578">
      <w:pPr>
        <w:ind w:left="360"/>
        <w:jc w:val="both"/>
      </w:pPr>
      <w:r>
        <w:t xml:space="preserve">&gt;&gt; </w:t>
      </w:r>
      <w:proofErr w:type="spellStart"/>
      <w:r>
        <w:t>fluocell_data.roi_type</w:t>
      </w:r>
      <w:proofErr w:type="spellEnd"/>
      <w:r>
        <w:t xml:space="preserve"> = ‘any’;</w:t>
      </w:r>
    </w:p>
    <w:p w:rsidR="00895578" w:rsidRDefault="00895578" w:rsidP="00895578">
      <w:pPr>
        <w:ind w:left="360"/>
        <w:jc w:val="both"/>
      </w:pPr>
      <w:r>
        <w:t xml:space="preserve">&gt;&gt; </w:t>
      </w:r>
      <w:proofErr w:type="spellStart"/>
      <w:r>
        <w:t>fluocell_data.roi_diameter</w:t>
      </w:r>
      <w:proofErr w:type="spellEnd"/>
      <w:r>
        <w:t xml:space="preserve"> = 0;</w:t>
      </w:r>
    </w:p>
    <w:p w:rsidR="002E5422" w:rsidRDefault="002E5422" w:rsidP="002E5422">
      <w:pPr>
        <w:jc w:val="both"/>
      </w:pPr>
    </w:p>
    <w:p w:rsidR="00AC15D3" w:rsidRDefault="00AC15D3" w:rsidP="00AC15D3">
      <w:pPr>
        <w:jc w:val="both"/>
      </w:pPr>
    </w:p>
    <w:p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rsidR="00053917" w:rsidRDefault="00053917" w:rsidP="00AC15D3">
      <w:pPr>
        <w:jc w:val="both"/>
      </w:pPr>
    </w:p>
    <w:p w:rsidR="00DD026E" w:rsidRDefault="00DD026E" w:rsidP="00053917">
      <w:pPr>
        <w:numPr>
          <w:ilvl w:val="0"/>
          <w:numId w:val="4"/>
        </w:numPr>
        <w:rPr>
          <w:i/>
          <w:u w:val="single"/>
        </w:rPr>
      </w:pPr>
      <w:r>
        <w:rPr>
          <w:i/>
          <w:u w:val="single"/>
        </w:rPr>
        <w:t xml:space="preserve">What is the channel patterns and time frame pattern for the images obtained using software other than </w:t>
      </w:r>
      <w:proofErr w:type="spellStart"/>
      <w:r>
        <w:rPr>
          <w:i/>
          <w:u w:val="single"/>
        </w:rPr>
        <w:t>metamorph</w:t>
      </w:r>
      <w:proofErr w:type="spellEnd"/>
      <w:r>
        <w:rPr>
          <w:i/>
          <w:u w:val="single"/>
        </w:rPr>
        <w:t>.</w:t>
      </w:r>
    </w:p>
    <w:p w:rsidR="00DD026E" w:rsidRDefault="00DD026E" w:rsidP="00DD026E">
      <w:r>
        <w:rPr>
          <w:i/>
          <w:u w:val="single"/>
        </w:rPr>
        <w:t>Answer:</w:t>
      </w:r>
      <w:r>
        <w:t xml:space="preserve"> The channel patterns and time frame pattern are provided by the user to help </w:t>
      </w:r>
      <w:proofErr w:type="spellStart"/>
      <w:r>
        <w:t>Fluocell</w:t>
      </w:r>
      <w:proofErr w:type="spellEnd"/>
      <w:r>
        <w:t xml:space="preserve"> to recognize the donor and acceptor image files. The default values will work for the image files obtained from out Nikon microscope via </w:t>
      </w:r>
      <w:proofErr w:type="spellStart"/>
      <w:r>
        <w:t>metamorph</w:t>
      </w:r>
      <w:proofErr w:type="spellEnd"/>
      <w:r>
        <w:t>. For example, the image files have the names such as fret11.001, fret11.002</w:t>
      </w:r>
      <w:proofErr w:type="gramStart"/>
      <w:r>
        <w:t>, …,</w:t>
      </w:r>
      <w:proofErr w:type="gramEnd"/>
      <w:r>
        <w:t xml:space="preserve"> fret12.001, fret12.002 etc. </w:t>
      </w:r>
    </w:p>
    <w:p w:rsidR="00DD026E" w:rsidRDefault="004A6FA9" w:rsidP="00DD026E">
      <w:r>
        <w:t>The first channel pattern</w:t>
      </w:r>
      <w:r w:rsidR="00DD026E">
        <w:t xml:space="preserve">: </w:t>
      </w:r>
      <w:proofErr w:type="gramStart"/>
      <w:r w:rsidR="00DD026E">
        <w:t>fret11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w:t>
      </w:r>
      <w:proofErr w:type="gramStart"/>
      <w:r w:rsidR="00E554EE">
        <w:t>, …,</w:t>
      </w:r>
      <w:proofErr w:type="gramEnd"/>
      <w:r w:rsidR="00E554EE">
        <w:t xml:space="preserve"> yfp_t1, yfp_t2 etc..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rsidR="00DD026E" w:rsidRPr="00DD026E" w:rsidRDefault="00DD026E" w:rsidP="00DD026E"/>
    <w:p w:rsidR="00FB1423" w:rsidRPr="00311DB8" w:rsidRDefault="00053917" w:rsidP="00053917">
      <w:pPr>
        <w:numPr>
          <w:ilvl w:val="0"/>
          <w:numId w:val="4"/>
        </w:numPr>
        <w:rPr>
          <w:i/>
          <w:u w:val="single"/>
        </w:rPr>
      </w:pPr>
      <w:r w:rsidRPr="00311DB8">
        <w:rPr>
          <w:rFonts w:hint="eastAsia"/>
          <w:i/>
          <w:u w:val="single"/>
        </w:rPr>
        <w:t xml:space="preserve">The first images opened correctly, but </w:t>
      </w:r>
      <w:proofErr w:type="spellStart"/>
      <w:r w:rsidR="00BE51F6">
        <w:rPr>
          <w:rFonts w:hint="eastAsia"/>
          <w:i/>
          <w:u w:val="single"/>
        </w:rPr>
        <w:t>Fluocell</w:t>
      </w:r>
      <w:proofErr w:type="spellEnd"/>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rsidR="00053917" w:rsidRDefault="00053917" w:rsidP="00053917">
      <w:r w:rsidRPr="007E6AD7">
        <w:rPr>
          <w:rFonts w:hint="eastAsia"/>
          <w:i/>
          <w:u w:val="single"/>
        </w:rPr>
        <w:t>Answer:</w:t>
      </w:r>
      <w:r>
        <w:rPr>
          <w:rFonts w:hint="eastAsia"/>
        </w:rPr>
        <w:t xml:space="preserve"> The </w:t>
      </w:r>
      <w:proofErr w:type="spellStart"/>
      <w:r>
        <w:rPr>
          <w:rFonts w:hint="eastAsia"/>
        </w:rPr>
        <w:t>Fluocell</w:t>
      </w:r>
      <w:proofErr w:type="spellEnd"/>
      <w:r>
        <w:rPr>
          <w:rFonts w:hint="eastAsia"/>
        </w:rPr>
        <w:t xml:space="preserve">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w:t>
      </w:r>
      <w:proofErr w:type="spellStart"/>
      <w:r>
        <w:rPr>
          <w:rFonts w:hint="eastAsia"/>
        </w:rPr>
        <w:t>Fluocell</w:t>
      </w:r>
      <w:proofErr w:type="spellEnd"/>
      <w:r>
        <w:rPr>
          <w:rFonts w:hint="eastAsia"/>
        </w:rPr>
        <w:t xml:space="preserve">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w:t>
      </w:r>
      <w:proofErr w:type="spellStart"/>
      <w:r>
        <w:rPr>
          <w:rFonts w:hint="eastAsia"/>
        </w:rPr>
        <w:t>Fluocell</w:t>
      </w:r>
      <w:proofErr w:type="spellEnd"/>
      <w:r>
        <w:rPr>
          <w:rFonts w:hint="eastAsia"/>
        </w:rPr>
        <w:t xml:space="preserve">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rsidR="00311DB8" w:rsidRDefault="00311DB8" w:rsidP="00053917"/>
    <w:p w:rsidR="005F450C" w:rsidRDefault="005F450C" w:rsidP="00053917">
      <w:r>
        <w:t xml:space="preserve">Note: Moving the </w:t>
      </w:r>
      <w:proofErr w:type="spellStart"/>
      <w:r>
        <w:t>Fluocell</w:t>
      </w:r>
      <w:proofErr w:type="spellEnd"/>
      <w:r>
        <w:t xml:space="preserve"> folder between operating systems may cause problems to arise. If </w:t>
      </w:r>
      <w:proofErr w:type="spellStart"/>
      <w:r>
        <w:t>Fluocell</w:t>
      </w:r>
      <w:proofErr w:type="spellEnd"/>
      <w:r>
        <w:t xml:space="preserve"> needs to be run on multiple systems, it is recommended that each system download its own copy of the </w:t>
      </w:r>
      <w:proofErr w:type="spellStart"/>
      <w:r>
        <w:t>Fluocell</w:t>
      </w:r>
      <w:proofErr w:type="spellEnd"/>
      <w:r>
        <w:t xml:space="preserve"> program.</w:t>
      </w:r>
    </w:p>
    <w:p w:rsidR="002734FB" w:rsidRDefault="002734FB" w:rsidP="00053917"/>
    <w:p w:rsidR="00D6297F" w:rsidRPr="0061630C" w:rsidRDefault="00D6297F" w:rsidP="00D6297F">
      <w:pPr>
        <w:rPr>
          <w:b/>
          <w:i/>
          <w:u w:val="single"/>
        </w:rPr>
      </w:pPr>
      <w:r w:rsidRPr="0061630C">
        <w:rPr>
          <w:b/>
          <w:i/>
          <w:u w:val="single"/>
        </w:rPr>
        <w:t>Installation and Usage</w:t>
      </w:r>
    </w:p>
    <w:p w:rsidR="00D6297F" w:rsidRDefault="00D6297F" w:rsidP="00D6297F">
      <w:r>
        <w:t xml:space="preserve">Download and install </w:t>
      </w:r>
      <w:proofErr w:type="spellStart"/>
      <w:r>
        <w:t>fluocell</w:t>
      </w:r>
      <w:proofErr w:type="spellEnd"/>
      <w:r>
        <w:t xml:space="preserve"> either in the folder C:/Program Files/ or a local user folder. To Open </w:t>
      </w:r>
      <w:proofErr w:type="spellStart"/>
      <w:r>
        <w:t>Fluocell</w:t>
      </w:r>
      <w:proofErr w:type="spellEnd"/>
      <w:r>
        <w:t>:</w:t>
      </w:r>
    </w:p>
    <w:p w:rsidR="00D6297F" w:rsidRDefault="00D6297F" w:rsidP="00D6297F">
      <w:pPr>
        <w:numPr>
          <w:ilvl w:val="0"/>
          <w:numId w:val="21"/>
        </w:numPr>
      </w:pPr>
      <w:r>
        <w:t>On Windows/Mac</w:t>
      </w:r>
    </w:p>
    <w:p w:rsidR="00D6297F" w:rsidRDefault="00D6297F" w:rsidP="00D6297F">
      <w:pPr>
        <w:numPr>
          <w:ilvl w:val="1"/>
          <w:numId w:val="21"/>
        </w:numPr>
      </w:pPr>
      <w:r>
        <w:lastRenderedPageBreak/>
        <w:t xml:space="preserve">Double click “fluocellJava.jar” A window should appear and a new session of MATLAB should launch. </w:t>
      </w:r>
    </w:p>
    <w:p w:rsidR="00D6297F" w:rsidRDefault="00D6297F" w:rsidP="00D6297F">
      <w:pPr>
        <w:numPr>
          <w:ilvl w:val="0"/>
          <w:numId w:val="21"/>
        </w:numPr>
      </w:pPr>
      <w:r>
        <w:t>On Linux</w:t>
      </w:r>
    </w:p>
    <w:p w:rsidR="00D6297F" w:rsidRDefault="00D6297F" w:rsidP="00D6297F">
      <w:pPr>
        <w:numPr>
          <w:ilvl w:val="1"/>
          <w:numId w:val="21"/>
        </w:numPr>
      </w:pPr>
      <w:r>
        <w:t>In the terminal, navigate to the directory containing “fluocellJava.jar.”</w:t>
      </w:r>
    </w:p>
    <w:p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rsidR="00D6297F" w:rsidRDefault="00D6297F" w:rsidP="00D6297F">
      <w:pPr>
        <w:jc w:val="both"/>
      </w:pPr>
      <w:r>
        <w:t xml:space="preserve">For future convenient usage, please make a shortcut of the executable file “fluocellJava.jar” at the desktop. If MATLAB does not launch when “fluocellJava.jar” is executed, the path to where MATLAB is installed may need to be specified. To do this, (1) </w:t>
      </w:r>
      <w:r>
        <w:rPr>
          <w:rFonts w:hint="eastAsia"/>
        </w:rPr>
        <w:t xml:space="preserve">In the java\ folder, </w:t>
      </w:r>
      <w:r>
        <w:t>make a copy</w:t>
      </w:r>
      <w:r>
        <w:rPr>
          <w:rFonts w:hint="eastAsia"/>
        </w:rPr>
        <w:t xml:space="preserve"> from </w:t>
      </w:r>
      <w:r>
        <w:t>“</w:t>
      </w:r>
      <w:ins w:id="4" w:author="Lu, Kathy" w:date="2016-07-28T09:44:00Z">
        <w:r w:rsidR="000C6883">
          <w:t>win-</w:t>
        </w:r>
      </w:ins>
      <w:proofErr w:type="spellStart"/>
      <w:r w:rsidR="00785255">
        <w:rPr>
          <w:rFonts w:hint="eastAsia"/>
        </w:rPr>
        <w:t>default.property</w:t>
      </w:r>
      <w:proofErr w:type="spellEnd"/>
      <w:del w:id="5" w:author="Lu, Kathy" w:date="2016-07-28T09:44:00Z">
        <w:r w:rsidDel="000C6883">
          <w:rPr>
            <w:rFonts w:hint="eastAsia"/>
          </w:rPr>
          <w:delText>.copy</w:delText>
        </w:r>
      </w:del>
      <w:r>
        <w:t>”</w:t>
      </w:r>
      <w:ins w:id="6" w:author="Lu, Kathy" w:date="2016-07-28T09:45:00Z">
        <w:r w:rsidR="000C6883">
          <w:t xml:space="preserve"> (“</w:t>
        </w:r>
        <w:r w:rsidR="008F4E7E">
          <w:t>mac-</w:t>
        </w:r>
        <w:proofErr w:type="spellStart"/>
        <w:r w:rsidR="008F4E7E">
          <w:t>default</w:t>
        </w:r>
        <w:r w:rsidR="000C6883">
          <w:t>.property</w:t>
        </w:r>
        <w:proofErr w:type="spellEnd"/>
        <w:r w:rsidR="000C6883">
          <w:t>” on Mac)</w:t>
        </w:r>
      </w:ins>
      <w:r>
        <w:rPr>
          <w:rFonts w:hint="eastAsia"/>
        </w:rPr>
        <w:t xml:space="preserve"> to </w:t>
      </w:r>
      <w:r>
        <w:t>“</w:t>
      </w:r>
      <w:proofErr w:type="spellStart"/>
      <w:r w:rsidR="00785255">
        <w:rPr>
          <w:rFonts w:hint="eastAsia"/>
        </w:rPr>
        <w:t>default.property</w:t>
      </w:r>
      <w:proofErr w:type="spellEnd"/>
      <w:r>
        <w:t>”;</w:t>
      </w:r>
      <w:r>
        <w:rPr>
          <w:rFonts w:hint="eastAsia"/>
        </w:rPr>
        <w:t xml:space="preserve"> (2) if needed, </w:t>
      </w:r>
      <w:r w:rsidR="00785255">
        <w:t>open “</w:t>
      </w:r>
      <w:proofErr w:type="spellStart"/>
      <w:r w:rsidR="00785255">
        <w:t>default.property</w:t>
      </w:r>
      <w:proofErr w:type="spellEnd"/>
      <w:r>
        <w:t xml:space="preserve">” in the </w:t>
      </w:r>
      <w:proofErr w:type="spellStart"/>
      <w:r>
        <w:t>fluocell</w:t>
      </w:r>
      <w:proofErr w:type="spellEnd"/>
      <w:r>
        <w:t xml:space="preserve"> directory with a text editor, and after “</w:t>
      </w:r>
      <w:proofErr w:type="spellStart"/>
      <w:r>
        <w:t>matlablocation</w:t>
      </w:r>
      <w:proofErr w:type="spellEnd"/>
      <w:r>
        <w:t>=” enter the path to the MATLAB executable or script, found in the /bin</w:t>
      </w:r>
      <w:ins w:id="7" w:author="Lu, Kathy" w:date="2016-07-28T09:52:00Z">
        <w:r w:rsidR="002464D7">
          <w:t>/</w:t>
        </w:r>
      </w:ins>
      <w:r>
        <w:t xml:space="preserve"> directory in the MATLAB installation folder. In Windows, use double </w:t>
      </w:r>
      <w:proofErr w:type="gramStart"/>
      <w:r>
        <w:t>backslashes(</w:t>
      </w:r>
      <w:proofErr w:type="gramEnd"/>
      <w:r>
        <w:t>\\) between directories, since a single backslash is the escape key (e.g. “</w:t>
      </w:r>
      <w:proofErr w:type="spellStart"/>
      <w:r>
        <w:t>matlablocation</w:t>
      </w:r>
      <w:proofErr w:type="spellEnd"/>
      <w:r>
        <w:t xml:space="preserve">=C\:\\Program Files\\MATLAB\\2013a\\bin\\matlab.exe”). </w:t>
      </w:r>
    </w:p>
    <w:p w:rsidR="00A14526" w:rsidRDefault="00A14526" w:rsidP="00D6297F">
      <w:pPr>
        <w:jc w:val="both"/>
      </w:pPr>
    </w:p>
    <w:p w:rsidR="00A14526" w:rsidRDefault="00A14526" w:rsidP="00D6297F">
      <w:pPr>
        <w:jc w:val="both"/>
      </w:pPr>
      <w:r>
        <w:t xml:space="preserve">In MATLAB, add the </w:t>
      </w:r>
      <w:proofErr w:type="spellStart"/>
      <w:r>
        <w:t>fluocell</w:t>
      </w:r>
      <w:proofErr w:type="spellEnd"/>
      <w:r>
        <w:t xml:space="preserve"> programs to the searching path. </w:t>
      </w:r>
    </w:p>
    <w:p w:rsidR="00A14526" w:rsidRPr="009811EA" w:rsidRDefault="00A14526" w:rsidP="00A14526">
      <w:pPr>
        <w:shd w:val="clear" w:color="auto" w:fill="FFFFFF"/>
        <w:spacing w:before="180"/>
        <w:outlineLvl w:val="2"/>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proofErr w:type="spellStart"/>
      <w:r w:rsidR="00836528">
        <w:t>fluocell</w:t>
      </w:r>
      <w:proofErr w:type="spellEnd"/>
      <w:del w:id="8" w:author="Lu, Kathy" w:date="2016-07-28T09:51:00Z">
        <w:r w:rsidR="00836528" w:rsidDel="00541BF3">
          <w:delText>\</w:delText>
        </w:r>
      </w:del>
      <w:ins w:id="9" w:author="Lu, Kathy" w:date="2016-07-28T09:51:00Z">
        <w:r w:rsidR="00541BF3">
          <w:t>/</w:t>
        </w:r>
      </w:ins>
      <w:r w:rsidR="00836528">
        <w:t>app</w:t>
      </w:r>
      <w:ins w:id="10" w:author="Lu, Kathy" w:date="2016-07-28T09:51:00Z">
        <w:r w:rsidR="00541BF3">
          <w:t>/</w:t>
        </w:r>
      </w:ins>
      <w:r w:rsidR="00836528">
        <w:t xml:space="preserve"> and </w:t>
      </w:r>
      <w:proofErr w:type="spellStart"/>
      <w:r w:rsidR="00836528">
        <w:t>fluocell</w:t>
      </w:r>
      <w:proofErr w:type="spellEnd"/>
      <w:ins w:id="11" w:author="Lu, Kathy" w:date="2016-07-28T09:51:00Z">
        <w:r w:rsidR="00541BF3">
          <w:t>/</w:t>
        </w:r>
      </w:ins>
      <w:proofErr w:type="spellStart"/>
      <w:del w:id="12" w:author="Lu, Kathy" w:date="2016-07-28T09:51:00Z">
        <w:r w:rsidR="00836528" w:rsidDel="00541BF3">
          <w:delText>\</w:delText>
        </w:r>
      </w:del>
      <w:r w:rsidR="00836528">
        <w:t>src</w:t>
      </w:r>
      <w:proofErr w:type="spellEnd"/>
      <w:ins w:id="13" w:author="Lu, Kathy" w:date="2016-07-28T09:51:00Z">
        <w:r w:rsidR="00541BF3">
          <w:t>/</w:t>
        </w:r>
      </w:ins>
      <w:r w:rsidRPr="009811EA">
        <w:t xml:space="preserve"> </w:t>
      </w:r>
      <w:r>
        <w:sym w:font="Wingdings" w:char="F0E0"/>
      </w:r>
      <w:r w:rsidRPr="009811EA">
        <w:t xml:space="preserve"> Save </w:t>
      </w:r>
    </w:p>
    <w:p w:rsidR="00A14526" w:rsidRDefault="00A14526" w:rsidP="00A14526"/>
    <w:p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or 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roofErr w:type="spellStart"/>
      <w:r w:rsidRPr="009811EA">
        <w:t>dist</w:t>
      </w:r>
      <w:proofErr w:type="spellEnd"/>
      <w:r w:rsidRPr="009811EA">
        <w:t>/).</w:t>
      </w:r>
    </w:p>
    <w:p w:rsidR="00D6297F" w:rsidRPr="00284E88" w:rsidRDefault="00D6297F" w:rsidP="00D6297F">
      <w:pPr>
        <w:rPr>
          <w:b/>
          <w:u w:val="single"/>
        </w:rPr>
      </w:pPr>
    </w:p>
    <w:p w:rsidR="00D6297F" w:rsidRDefault="00D6297F" w:rsidP="00D6297F">
      <w:pPr>
        <w:rPr>
          <w:b/>
          <w:u w:val="single"/>
        </w:rPr>
      </w:pPr>
    </w:p>
    <w:p w:rsidR="005B05B4" w:rsidRPr="00064C49" w:rsidRDefault="005B05B4" w:rsidP="005B05B4">
      <w:pPr>
        <w:rPr>
          <w:b/>
          <w:sz w:val="28"/>
          <w:szCs w:val="28"/>
        </w:rPr>
      </w:pPr>
      <w:r w:rsidRPr="00064C49">
        <w:rPr>
          <w:b/>
          <w:sz w:val="28"/>
          <w:szCs w:val="28"/>
        </w:rPr>
        <w:t>Updates</w:t>
      </w:r>
    </w:p>
    <w:p w:rsidR="005B05B4" w:rsidRDefault="008B7C3E" w:rsidP="005B05B4">
      <w:pPr>
        <w:numPr>
          <w:ilvl w:val="0"/>
          <w:numId w:val="7"/>
        </w:numPr>
      </w:pPr>
      <w:r>
        <w:t>V</w:t>
      </w:r>
      <w:r w:rsidR="00CC1A67">
        <w:t>ersion fluocell-</w:t>
      </w:r>
      <w:r w:rsidR="00E4208D">
        <w:t>4.3</w:t>
      </w:r>
    </w:p>
    <w:p w:rsidR="00A577EC" w:rsidRDefault="00A577EC" w:rsidP="00786168"/>
    <w:p w:rsidR="00CB6C35" w:rsidRDefault="00CB6C35" w:rsidP="00786168"/>
    <w:sectPr w:rsidR="00CB6C35">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F57" w:rsidRDefault="00663F57">
      <w:r>
        <w:separator/>
      </w:r>
    </w:p>
  </w:endnote>
  <w:endnote w:type="continuationSeparator" w:id="0">
    <w:p w:rsidR="00663F57" w:rsidRDefault="00663F57">
      <w:r>
        <w:continuationSeparator/>
      </w:r>
    </w:p>
  </w:endnote>
  <w:endnote w:type="continuationNotice" w:id="1">
    <w:p w:rsidR="00663F57" w:rsidRDefault="00663F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E1F" w:rsidRDefault="00010E1F">
    <w:pPr>
      <w:pStyle w:val="Footer"/>
    </w:pPr>
    <w:r>
      <w:t>Copyright: Shaoyin</w:t>
    </w:r>
    <w:r w:rsidR="0092739A">
      <w:t>g Lu and Yingxiao Wang 2011-2016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F57" w:rsidRDefault="00663F57">
      <w:r>
        <w:separator/>
      </w:r>
    </w:p>
  </w:footnote>
  <w:footnote w:type="continuationSeparator" w:id="0">
    <w:p w:rsidR="00663F57" w:rsidRDefault="00663F57">
      <w:r>
        <w:continuationSeparator/>
      </w:r>
    </w:p>
  </w:footnote>
  <w:footnote w:type="continuationNotice" w:id="1">
    <w:p w:rsidR="00663F57" w:rsidRDefault="00663F5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8"/>
  </w:num>
  <w:num w:numId="2">
    <w:abstractNumId w:val="15"/>
  </w:num>
  <w:num w:numId="3">
    <w:abstractNumId w:val="11"/>
  </w:num>
  <w:num w:numId="4">
    <w:abstractNumId w:val="26"/>
  </w:num>
  <w:num w:numId="5">
    <w:abstractNumId w:val="6"/>
  </w:num>
  <w:num w:numId="6">
    <w:abstractNumId w:val="22"/>
  </w:num>
  <w:num w:numId="7">
    <w:abstractNumId w:val="3"/>
  </w:num>
  <w:num w:numId="8">
    <w:abstractNumId w:val="2"/>
  </w:num>
  <w:num w:numId="9">
    <w:abstractNumId w:val="18"/>
  </w:num>
  <w:num w:numId="10">
    <w:abstractNumId w:val="14"/>
  </w:num>
  <w:num w:numId="11">
    <w:abstractNumId w:val="16"/>
  </w:num>
  <w:num w:numId="12">
    <w:abstractNumId w:val="21"/>
  </w:num>
  <w:num w:numId="13">
    <w:abstractNumId w:val="12"/>
  </w:num>
  <w:num w:numId="14">
    <w:abstractNumId w:val="23"/>
  </w:num>
  <w:num w:numId="15">
    <w:abstractNumId w:val="29"/>
  </w:num>
  <w:num w:numId="16">
    <w:abstractNumId w:val="20"/>
  </w:num>
  <w:num w:numId="17">
    <w:abstractNumId w:val="13"/>
  </w:num>
  <w:num w:numId="18">
    <w:abstractNumId w:val="25"/>
  </w:num>
  <w:num w:numId="19">
    <w:abstractNumId w:val="27"/>
  </w:num>
  <w:num w:numId="20">
    <w:abstractNumId w:val="8"/>
  </w:num>
  <w:num w:numId="21">
    <w:abstractNumId w:val="17"/>
  </w:num>
  <w:num w:numId="22">
    <w:abstractNumId w:val="0"/>
  </w:num>
  <w:num w:numId="23">
    <w:abstractNumId w:val="5"/>
  </w:num>
  <w:num w:numId="24">
    <w:abstractNumId w:val="7"/>
  </w:num>
  <w:num w:numId="25">
    <w:abstractNumId w:val="19"/>
  </w:num>
  <w:num w:numId="26">
    <w:abstractNumId w:val="10"/>
  </w:num>
  <w:num w:numId="27">
    <w:abstractNumId w:val="9"/>
  </w:num>
  <w:num w:numId="28">
    <w:abstractNumId w:val="4"/>
  </w:num>
  <w:num w:numId="29">
    <w:abstractNumId w:val="24"/>
  </w:num>
  <w:num w:numId="3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 Kathy">
    <w15:presenceInfo w15:providerId="None" w15:userId="Lu, Kath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FF3"/>
    <w:rsid w:val="000625F4"/>
    <w:rsid w:val="00063C3C"/>
    <w:rsid w:val="0006426A"/>
    <w:rsid w:val="00064C49"/>
    <w:rsid w:val="00064F8F"/>
    <w:rsid w:val="00066D62"/>
    <w:rsid w:val="00066FF6"/>
    <w:rsid w:val="000670A5"/>
    <w:rsid w:val="000675D0"/>
    <w:rsid w:val="00067AB2"/>
    <w:rsid w:val="0007086C"/>
    <w:rsid w:val="00070A9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690"/>
    <w:rsid w:val="00113949"/>
    <w:rsid w:val="001153C9"/>
    <w:rsid w:val="00115701"/>
    <w:rsid w:val="00115D48"/>
    <w:rsid w:val="001204B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5B44"/>
    <w:rsid w:val="006D6590"/>
    <w:rsid w:val="006D69FD"/>
    <w:rsid w:val="006D77ED"/>
    <w:rsid w:val="006D7CCA"/>
    <w:rsid w:val="006E0198"/>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734"/>
    <w:rsid w:val="00B5005B"/>
    <w:rsid w:val="00B5195C"/>
    <w:rsid w:val="00B52BBC"/>
    <w:rsid w:val="00B538EB"/>
    <w:rsid w:val="00B540C8"/>
    <w:rsid w:val="00B55B00"/>
    <w:rsid w:val="00B563FE"/>
    <w:rsid w:val="00B5676B"/>
    <w:rsid w:val="00B57FFB"/>
    <w:rsid w:val="00B605AE"/>
    <w:rsid w:val="00B608CF"/>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F8"/>
    <w:rsid w:val="00C44264"/>
    <w:rsid w:val="00C449F5"/>
    <w:rsid w:val="00C4677D"/>
    <w:rsid w:val="00C50BF2"/>
    <w:rsid w:val="00C50C80"/>
    <w:rsid w:val="00C51D62"/>
    <w:rsid w:val="00C53045"/>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995"/>
    <w:rsid w:val="00CB6358"/>
    <w:rsid w:val="00CB67E0"/>
    <w:rsid w:val="00CB6C35"/>
    <w:rsid w:val="00CB79E9"/>
    <w:rsid w:val="00CC0192"/>
    <w:rsid w:val="00CC05D1"/>
    <w:rsid w:val="00CC0C18"/>
    <w:rsid w:val="00CC125D"/>
    <w:rsid w:val="00CC1482"/>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A44"/>
    <w:rsid w:val="00D17F7E"/>
    <w:rsid w:val="00D21645"/>
    <w:rsid w:val="00D21E46"/>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microsoft.com/office/2011/relationships/people" Target="people.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hyperlink" Target="http://wang.ucsd.edu/~kalu/fluocell_dataset/fluocell_dataset_1.zi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1078</TotalTime>
  <Pages>12</Pages>
  <Words>2067</Words>
  <Characters>11785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13825</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87</cp:revision>
  <cp:lastPrinted>2013-05-10T18:15:00Z</cp:lastPrinted>
  <dcterms:created xsi:type="dcterms:W3CDTF">2014-04-08T00:24:00Z</dcterms:created>
  <dcterms:modified xsi:type="dcterms:W3CDTF">2016-07-28T17:29:00Z</dcterms:modified>
</cp:coreProperties>
</file>