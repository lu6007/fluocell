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498E7913"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del w:id="0" w:author="Lu, Kathy" w:date="2017-05-22T12:21:00Z">
        <w:r w:rsidRPr="00226FD1" w:rsidDel="006B02BF">
          <w:rPr>
            <w:b/>
          </w:rPr>
          <w:delText>.</w:delText>
        </w:r>
        <w:r w:rsidDel="006B02BF">
          <w:delText xml:space="preserve"> </w:delText>
        </w:r>
      </w:del>
      <w:ins w:id="1" w:author="Lu, Kathy" w:date="2017-05-22T12:21:00Z">
        <w:r w:rsidR="006B02BF">
          <w:rPr>
            <w:b/>
          </w:rPr>
          <w:t xml:space="preserve">, </w:t>
        </w:r>
        <w:r w:rsidR="006B02BF" w:rsidRPr="006B02BF">
          <w:rPr>
            <w:rPrChange w:id="2" w:author="Lu, Kathy" w:date="2017-05-22T12:21:00Z">
              <w:rPr>
                <w:b/>
              </w:rPr>
            </w:rPrChange>
          </w:rPr>
          <w:t>and make sure</w:t>
        </w:r>
      </w:ins>
      <w:ins w:id="3" w:author="Lu, Kathy" w:date="2017-05-22T12:20:00Z">
        <w:r w:rsidR="00FE4A08">
          <w:t xml:space="preserve"> that the </w:t>
        </w:r>
      </w:ins>
      <w:ins w:id="4" w:author="Lu, Kathy" w:date="2017-05-22T12:21:00Z">
        <w:r w:rsidR="006B02BF">
          <w:t>“Time Frame Pattern” matches the string pattern in the file name.</w:t>
        </w:r>
      </w:ins>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5"/>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5"/>
      <w:r w:rsidR="00E63F12" w:rsidRPr="00E63F12">
        <w:rPr>
          <w:rStyle w:val="CommentReference"/>
        </w:rPr>
        <w:commentReference w:id="5"/>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749F3782" w14:textId="5BB40F30"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 = 3;</w:t>
      </w:r>
    </w:p>
    <w:p w14:paraId="1B215F34" w14:textId="633F292A"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lastRenderedPageBreak/>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7777777" w:rsidR="00D90567" w:rsidRDefault="00D90567" w:rsidP="00D90567">
            <w:pPr>
              <w:jc w:val="both"/>
            </w:pPr>
            <w:r w:rsidRPr="00463776">
              <w:rPr>
                <w:noProof/>
                <w:lang w:eastAsia="en-US"/>
              </w:rPr>
              <w:drawing>
                <wp:inline distT="0" distB="0" distL="0" distR="0" wp14:anchorId="77BB5652" wp14:editId="68EB9028">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1" cy="849332"/>
                          </a:xfrm>
                          <a:prstGeom prst="rect">
                            <a:avLst/>
                          </a:prstGeom>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3D599A4E"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bookmarkStart w:id="6" w:name="_GoBack"/>
      <w:bookmarkEnd w:id="6"/>
    </w:p>
    <w:p w14:paraId="02D27747" w14:textId="03089371"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fluocell_data.num_</w:t>
      </w:r>
      <w:ins w:id="7" w:author="Lu, Kathy" w:date="2017-05-22T23:52:00Z">
        <w:r w:rsidR="00111C71">
          <w:rPr>
            <w:noProof/>
          </w:rPr>
          <w:t>roi</w:t>
        </w:r>
      </w:ins>
      <w:del w:id="8" w:author="Lu, Kathy" w:date="2017-05-22T23:52:00Z">
        <w:r w:rsidRPr="004A11C5" w:rsidDel="00111C71">
          <w:rPr>
            <w:noProof/>
          </w:rPr>
          <w:delText>layer</w:delText>
        </w:r>
      </w:del>
      <w:r w:rsidRPr="004A11C5">
        <w:rPr>
          <w:noProof/>
        </w:rPr>
        <w:t xml:space="preserve">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5057BDDB" w14:textId="77777777" w:rsidR="00B94642" w:rsidRDefault="00B94642" w:rsidP="004A11C5">
      <w:pPr>
        <w:tabs>
          <w:tab w:val="left" w:pos="0"/>
        </w:tabs>
        <w:ind w:left="360"/>
        <w:rPr>
          <w:noProof/>
        </w:rPr>
      </w:pP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33C7354D" w:rsidR="00426794" w:rsidRDefault="00426794" w:rsidP="00D445E5">
      <w:pPr>
        <w:tabs>
          <w:tab w:val="left" w:pos="0"/>
        </w:tabs>
        <w:rPr>
          <w:noProof/>
        </w:rPr>
      </w:pPr>
      <w:r w:rsidRPr="004A11C5">
        <w:rPr>
          <w:noProof/>
        </w:rPr>
        <w:t>&gt;&gt;</w:t>
      </w:r>
      <w:r>
        <w:rPr>
          <w:noProof/>
        </w:rPr>
        <w:t xml:space="preserve"> </w:t>
      </w:r>
      <w:r w:rsidRPr="004A11C5">
        <w:rPr>
          <w:noProof/>
        </w:rPr>
        <w:t>fluocell_data.num_</w:t>
      </w:r>
      <w:ins w:id="9" w:author="Lu, Kathy" w:date="2017-05-22T23:52:00Z">
        <w:r w:rsidR="00DD1F4B">
          <w:rPr>
            <w:noProof/>
          </w:rPr>
          <w:t>roi</w:t>
        </w:r>
      </w:ins>
      <w:del w:id="10" w:author="Lu, Kathy" w:date="2017-05-22T23:52:00Z">
        <w:r w:rsidRPr="004A11C5" w:rsidDel="00DD1F4B">
          <w:rPr>
            <w:noProof/>
          </w:rPr>
          <w:delText>layer</w:delText>
        </w:r>
      </w:del>
      <w:r w:rsidRPr="004A11C5">
        <w:rPr>
          <w:noProof/>
        </w:rPr>
        <w:t xml:space="preserve"> = </w:t>
      </w:r>
      <w:r>
        <w:rPr>
          <w:noProof/>
        </w:rPr>
        <w:t>3</w:t>
      </w:r>
      <w:r w:rsidRPr="004A11C5">
        <w:rPr>
          <w:noProof/>
        </w:rPr>
        <w:t>;</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3B97A163"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w:t>
      </w:r>
      <w:r w:rsidR="00D875B1">
        <w:lastRenderedPageBreak/>
        <w:t xml:space="preserve">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BF735" w14:textId="77777777" w:rsidR="009E3BDF" w:rsidRDefault="009E3BDF">
      <w:r>
        <w:separator/>
      </w:r>
    </w:p>
  </w:endnote>
  <w:endnote w:type="continuationSeparator" w:id="0">
    <w:p w14:paraId="46DC9CEF" w14:textId="77777777" w:rsidR="009E3BDF" w:rsidRDefault="009E3BDF">
      <w:r>
        <w:continuationSeparator/>
      </w:r>
    </w:p>
  </w:endnote>
  <w:endnote w:type="continuationNotice" w:id="1">
    <w:p w14:paraId="1AFF8E9B" w14:textId="77777777" w:rsidR="009E3BDF" w:rsidRDefault="009E3B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0777A" w14:textId="77777777" w:rsidR="009E3BDF" w:rsidRDefault="009E3BDF">
      <w:r>
        <w:separator/>
      </w:r>
    </w:p>
  </w:footnote>
  <w:footnote w:type="continuationSeparator" w:id="0">
    <w:p w14:paraId="361F2504" w14:textId="77777777" w:rsidR="009E3BDF" w:rsidRDefault="009E3BDF">
      <w:r>
        <w:continuationSeparator/>
      </w:r>
    </w:p>
  </w:footnote>
  <w:footnote w:type="continuationNotice" w:id="1">
    <w:p w14:paraId="03F1D885" w14:textId="77777777" w:rsidR="009E3BDF" w:rsidRDefault="009E3BD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emf"/><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F50841B-A17C-724E-8508-6672DEA30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2122</Words>
  <Characters>12098</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14192</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9</cp:revision>
  <cp:lastPrinted>2013-05-10T18:15:00Z</cp:lastPrinted>
  <dcterms:created xsi:type="dcterms:W3CDTF">2017-05-11T23:29:00Z</dcterms:created>
  <dcterms:modified xsi:type="dcterms:W3CDTF">2017-05-23T06:53:00Z</dcterms:modified>
</cp:coreProperties>
</file>